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40" w:before="0"/>
            </w:pPr>
            <w:r>
              <w:rPr>
                <w:rFonts w:ascii="Arial" w:cs="Arial" w:eastAsia="Arial" w:hAnsi="Arial"/>
                <w:sz w:val="22"/>
                <w:szCs w:val="22"/>
              </w:rPr>
              <w:t xml:space="preserve"/>
            </w:r>
          </w:p>
          <w:p>
            <w:pPr>
              <w:spacing w:after="40" w:before="0"/>
              <w:jc w:val="center"/>
            </w:pPr>
            <w:r>
              <w:rPr>
                <w:rFonts w:ascii="Arial" w:cs="Arial" w:eastAsia="Arial" w:hAnsi="Arial"/>
                <w:b/>
                <w:bCs/>
                <w:color w:val="FFFFFF"/>
                <w:sz w:val="52"/>
                <w:szCs w:val="52"/>
              </w:rPr>
              <w:t xml:space="preserve">National Radiology</w:t>
            </w:r>
          </w:p>
          <w:p>
            <w:pPr>
              <w:spacing w:after="80" w:before="0"/>
              <w:jc w:val="center"/>
            </w:pPr>
            <w:r>
              <w:rPr>
                <w:rFonts w:ascii="Arial" w:cs="Arial" w:eastAsia="Arial" w:hAnsi="Arial"/>
                <w:b/>
                <w:bCs/>
                <w:color w:val="FFFFFF"/>
                <w:sz w:val="52"/>
                <w:szCs w:val="52"/>
              </w:rPr>
              <w:t xml:space="preserve">Community Referred Radiology</w:t>
            </w:r>
          </w:p>
          <w:p>
            <w:pPr>
              <w:spacing w:after="20" w:before="0"/>
              <w:jc w:val="center"/>
            </w:pPr>
            <w:r>
              <w:rPr>
                <w:rFonts w:ascii="Arial" w:cs="Arial" w:eastAsia="Arial" w:hAnsi="Arial"/>
                <w:color w:val="A8D8D8"/>
                <w:sz w:val="40"/>
                <w:szCs w:val="40"/>
              </w:rPr>
              <w:t xml:space="preserve">Clinical Decision Support Tools</w:t>
            </w:r>
          </w:p>
          <w:p>
            <w:pPr>
              <w:spacing w:after="80" w:before="0"/>
              <w:jc w:val="center"/>
            </w:pPr>
            <w:r>
              <w:rPr>
                <w:rFonts w:ascii="Arial" w:cs="Arial" w:eastAsia="Arial" w:hAnsi="Arial"/>
                <w:color w:val="A8D8D8"/>
                <w:sz w:val="36"/>
                <w:szCs w:val="36"/>
              </w:rPr>
              <w:t xml:space="preserve">Business Requirements</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Document status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01" w:author="Claude (ARCH-MIG-01 Phase 3)" w:date="2026-09-05T17:00:00Z">
              <w:r>
                <w:rPr>
                  <w:rFonts w:ascii="Arial" w:cs="Arial" w:eastAsia="Arial" w:hAnsi="Arial"/>
                  <w:sz w:val="20"/>
                  <w:szCs w:val="20"/>
                </w:rPr>
                <w:delText xml:space="preserve">DRAFT</w:delText>
              </w:r>
            </w:del>
            <w:ins w:id="9002" w:author="Claude (ARCH-MIG-01 Phase 3)" w:date="2026-09-05T17:00:00Z">
              <w:r>
                <w:rPr>
                  <w:rFonts w:ascii="Arial" w:cs="Arial" w:eastAsia="Arial" w:hAnsi="Arial"/>
                  <w:sz w:val="20"/>
                  <w:szCs w:val="20"/>
                </w:rPr>
                <w:t xml:space="preserve">DRAFT v3.2 — architecture migration (ARCH-MIG-01)</w:t>
              </w:r>
            </w:ins>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03" w:author="Claude (ARCH-MIG-01 Phase 3)" w:date="2026-09-05T17:00:00Z">
              <w:r>
                <w:rPr>
                  <w:rFonts w:ascii="Arial" w:cs="Arial" w:eastAsia="Arial" w:hAnsi="Arial"/>
                  <w:sz w:val="20"/>
                  <w:szCs w:val="20"/>
                </w:rPr>
                <w:delText xml:space="preserve">22 May 2026</w:delText>
              </w:r>
            </w:del>
            <w:ins w:id="9004" w:author="Claude (ARCH-MIG-01 Phase 3)" w:date="2026-09-05T17:00:00Z">
              <w:r>
                <w:rPr>
                  <w:rFonts w:ascii="Arial" w:cs="Arial" w:eastAsia="Arial" w:hAnsi="Arial"/>
                  <w:sz w:val="20"/>
                  <w:szCs w:val="20"/>
                </w:rPr>
                <w:t xml:space="preserve">5 September 2026</w:t>
              </w:r>
            </w:ins>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Programme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Community Referred Radiology (CRR)</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Organisation</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Health New Zealand | Te Whatu Ora</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Author</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Gary Ireland, CRR Digital Delivery Lead</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Tools covered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Criteria Viewer  ·  CRR Triage Advisor  ·  CRR Admin Tool</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Criteria source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Primary Care Referral Criteria for Imaging, Phase 1, April 2026 release</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B8B" w:sz="4"/>
              <w:left w:val="single" w:color="008B8B" w:sz="4"/>
              <w:bottom w:val="single" w:color="008B8B" w:sz="4"/>
              <w:right w:val="single" w:color="008B8B" w:sz="4"/>
            </w:tcBorders>
            <w:shd w:fill="E0F2F1" w:val="clear"/>
            <w:tcMar>
              <w:top w:type="dxa" w:w="80"/>
              <w:left w:type="dxa" w:w="120"/>
              <w:bottom w:type="dxa" w:w="80"/>
              <w:right w:type="dxa" w:w="120"/>
            </w:tcMar>
          </w:tcPr>
          <w:p>
            <w:pPr>
              <w:spacing w:after="60" w:before="0"/>
            </w:pPr>
            <w:r>
              <w:rPr>
                <w:rFonts w:ascii="Arial" w:cs="Arial" w:eastAsia="Arial" w:hAnsi="Arial"/>
                <w:b/>
                <w:bCs/>
                <w:color w:val="008B8B"/>
                <w:sz w:val="22"/>
                <w:szCs w:val="22"/>
              </w:rPr>
              <w:t xml:space="preserve">Purpose</w:t>
            </w:r>
          </w:p>
          <w:p>
            <w:pPr>
              <w:spacing w:after="0" w:before="0"/>
            </w:pPr>
            <w:r>
              <w:rPr>
                <w:rFonts w:ascii="Arial" w:cs="Arial" w:eastAsia="Arial" w:hAnsi="Arial"/>
                <w:sz w:val="20"/>
                <w:szCs w:val="20"/>
              </w:rPr>
              <w:t xml:space="preserve">This document sets out the business requirements for the CRR Clinical Decision Support Tool Suite for clinical evaluation. The tools support the national Community Referred Radiology programme by providing structured access to imaging referral criteria, AI-assisted referral quality assessment, and criteria content management. Requirements are presented in a format consistent with CRR programme documentation standards.</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800" w:sz="4"/>
              <w:left w:val="single" w:color="C07800" w:sz="4"/>
              <w:bottom w:val="single" w:color="C07800" w:sz="4"/>
              <w:right w:val="single" w:color="C07800" w:sz="4"/>
            </w:tcBorders>
            <w:shd w:fill="FFF8E6" w:val="clear"/>
            <w:tcMar>
              <w:top w:type="dxa" w:w="80"/>
              <w:left w:type="dxa" w:w="120"/>
              <w:bottom w:type="dxa" w:w="80"/>
              <w:right w:type="dxa" w:w="120"/>
            </w:tcMar>
          </w:tcPr>
          <w:p>
            <w:pPr>
              <w:spacing w:after="60" w:before="0"/>
            </w:pPr>
            <w:r>
              <w:rPr>
                <w:rFonts w:ascii="Arial" w:cs="Arial" w:eastAsia="Arial" w:hAnsi="Arial"/>
                <w:b/>
                <w:bCs/>
                <w:color w:val="C07800"/>
                <w:sz w:val="22"/>
                <w:szCs w:val="22"/>
              </w:rPr>
              <w:t xml:space="preserve">Document status</w:t>
            </w:r>
          </w:p>
          <w:p>
            <w:pPr>
              <w:spacing w:after="0" w:before="0"/>
            </w:pPr>
            <w:r>
              <w:rPr>
                <w:rFonts w:ascii="Arial" w:cs="Arial" w:eastAsia="Arial" w:hAnsi="Arial"/>
                <w:sz w:val="20"/>
                <w:szCs w:val="20"/>
              </w:rPr>
              <w:t xml:space="preserve">This is a working draft. Requirements have been reverse-engineered from iterative prototype development and are subject to validation by the CRR clinical working group and programme governance. The tools are prototypes and have not been formally approved for clinical use.</w:t>
            </w:r>
          </w:p>
          <w:p>
            <w:pPr>
              <w:spacing w:after="0" w:before="0"/>
              <w:rPr>
                <w:ins w:id="9006" w:author="Claude (ARCH-MIG-01 Phase 3)" w:date="2026-09-05T17:00:00Z"/>
              </w:rPr>
            </w:pPr>
            <w:ins w:id="9005" w:author="Claude (ARCH-MIG-01 Phase 3)" w:date="2026-09-05T17:00:00Z">
              <w:r>
                <w:rPr>
                  <w:rFonts w:ascii="Arial" w:cs="Arial" w:eastAsia="Arial" w:hAnsi="Arial"/>
                  <w:sz w:val="20"/>
                  <w:szCs w:val="20"/>
                </w:rPr>
                <w:t xml:space="preserve">Revision v3.2 incorporates the rules-bundle architecture adopted under ARCH-MIG-01 (September 2026): the national criteria are published as a versioned, testable rules bundle per exam/site; the large language model is confined to extracting evidence-labelled indicators from free-text notes; a deterministic rules engine evaluates them; retrieval from referrer systems is designed in but dormant; regional content is delivered through overlays that cannot alter criteria logic. Changes are tracked against v2 (22 May 2026) because v3.1.1 could not be located; the change log is documents/BRD-change-log-v3.2.md.</w:t>
              </w:r>
            </w:ins>
          </w:p>
        </w:tc>
      </w:tr>
    </w:tbl>
    <w:p>
      <w:pPr>
        <w:sectPr>
          <w:headerReference w:type="default" r:id="rId7"/>
          <w:headerReference w:type="first" r:id="rId8"/>
          <w:footerReference w:type="default" r:id="rId9"/>
          <w:pgSz w:w="11906" w:h="16838" w:orient="portrait"/>
          <w:pgMar w:top="1800" w:right="1440" w:bottom="1440" w:left="1440" w:header="708" w:footer="708" w:gutter="0"/>
          <w:pgNumType/>
          <w:titlePg/>
          <w:docGrid w:linePitch="360"/>
        </w:sectPr>
      </w:pPr>
    </w:p>
    <w:p>
      <w:pPr>
        <w:pStyle w:val="Heading1"/>
        <w:spacing w:after="160" w:before="280"/>
      </w:pPr>
      <w:r>
        <w:rPr>
          <w:rFonts w:ascii="Arial" w:cs="Arial" w:eastAsia="Arial" w:hAnsi="Arial"/>
          <w:sz w:val="22"/>
          <w:szCs w:val="22"/>
        </w:rPr>
        <w:t xml:space="preserve">1. Background</w:t>
      </w:r>
    </w:p>
    <w:p>
      <w:pPr>
        <w:spacing w:after="120" w:before="0"/>
      </w:pPr>
      <w:r>
        <w:rPr>
          <w:rFonts w:ascii="Arial" w:cs="Arial" w:eastAsia="Arial" w:hAnsi="Arial"/>
          <w:sz w:val="22"/>
          <w:szCs w:val="22"/>
        </w:rPr>
        <w:t xml:space="preserve">The Community Referred Radiology (CRR) programme is a nationally coordinated initiative within Health New Zealand | Te Whatu Ora. The programme funds publicly accessible diagnostic imaging (CT, Ultrasound, X-Ray, MRI) referred from general practice, using nationally defined clinical criteria to determine eligibility and priority.</w:t>
      </w:r>
    </w:p>
    <w:p>
      <w:pPr>
        <w:spacing w:after="120" w:before="0"/>
      </w:pPr>
      <w:r>
        <w:rPr>
          <w:rFonts w:ascii="Arial" w:cs="Arial" w:eastAsia="Arial" w:hAnsi="Arial"/>
          <w:sz w:val="22"/>
          <w:szCs w:val="22"/>
        </w:rPr>
        <w:t xml:space="preserve">Referrals are submitted by community healthcare professionals through referral platforms (BPAC, ERMS, HealthLink) and triaged by radiologists or Primary Care Radiology Liaisons (PCRLs) against the National Primary Care Referral Criteria for Imaging.</w:t>
      </w:r>
    </w:p>
    <w:p>
      <w:pPr>
        <w:spacing w:after="120" w:before="0"/>
      </w:pPr>
      <w:r>
        <w:rPr>
          <w:rFonts w:ascii="Arial" w:cs="Arial" w:eastAsia="Arial" w:hAnsi="Arial"/>
          <w:sz w:val="22"/>
          <w:szCs w:val="22"/>
        </w:rPr>
        <w:t xml:space="preserve">A recurring quality issue is that referrals are declined at triage not because the patient does not need imaging, but because the referral note does not explicitly document the required criteria elements. This represents a documentation failure rather than a clinical failure. The CRR Clinical Decision Support Tool Suite has been developed to address this problem by providing structured criteria reference, AI-assisted referral quality assessment, and criteria content management.</w:t>
      </w:r>
    </w:p>
    <w:p>
      <w:pPr>
        <w:pStyle w:val="Heading1"/>
        <w:spacing w:after="160" w:before="280"/>
      </w:pPr>
      <w:r>
        <w:rPr>
          <w:rFonts w:ascii="Arial" w:cs="Arial" w:eastAsia="Arial" w:hAnsi="Arial"/>
          <w:sz w:val="22"/>
          <w:szCs w:val="22"/>
        </w:rPr>
        <w:t xml:space="preserve">2. Purpose of This Document</w:t>
      </w:r>
    </w:p>
    <w:p>
      <w:pPr>
        <w:spacing w:after="120" w:before="0"/>
      </w:pPr>
      <w:r>
        <w:rPr>
          <w:rFonts w:ascii="Arial" w:cs="Arial" w:eastAsia="Arial" w:hAnsi="Arial"/>
          <w:sz w:val="22"/>
          <w:szCs w:val="22"/>
        </w:rPr>
        <w:t xml:space="preserve">This document sets out the business requirements for the CRR Clinical Decision Support Tool Suite. The requirements are system-agnostic and describe the expected behaviour and capabilities of three tools:</w:t>
      </w:r>
    </w:p>
    <w:p>
      <w:pPr>
        <w:pStyle w:val="ListParagraph"/>
        <w:numPr>
          <w:ilvl w:val="0"/>
          <w:numId w:val="2"/>
        </w:numPr>
        <w:spacing w:after="60" w:before="0"/>
      </w:pPr>
      <w:r>
        <w:rPr>
          <w:rFonts w:ascii="Arial" w:cs="Arial" w:eastAsia="Arial" w:hAnsi="Arial"/>
          <w:sz w:val="22"/>
          <w:szCs w:val="22"/>
        </w:rPr>
        <w:t xml:space="preserve">Criteria Viewer — a structured reference tool enabling referrers and triagers to browse, select, and document national imaging referral criteria</w:t>
      </w:r>
    </w:p>
    <w:p>
      <w:pPr>
        <w:pStyle w:val="ListParagraph"/>
        <w:numPr>
          <w:ilvl w:val="0"/>
          <w:numId w:val="2"/>
        </w:numPr>
        <w:spacing w:after="60" w:before="0"/>
      </w:pPr>
      <w:del w:id="9007" w:author="Claude (ARCH-MIG-01 Phase 3)" w:date="2026-09-05T17:00:00Z">
        <w:r>
          <w:rPr>
            <w:rFonts w:ascii="Arial" w:cs="Arial" w:eastAsia="Arial" w:hAnsi="Arial"/>
            <w:sz w:val="22"/>
            <w:szCs w:val="22"/>
          </w:rPr>
          <w:delText xml:space="preserve">Triage Advisor — an AI-assisted tool that assesses free-text referral notes against the national criteria and provides structured feedback on referral quality</w:delText>
        </w:r>
      </w:del>
      <w:ins w:id="9008" w:author="Claude (ARCH-MIG-01 Phase 3)" w:date="2026-09-05T17:00:00Z">
        <w:r>
          <w:rPr>
            <w:rFonts w:ascii="Arial" w:cs="Arial" w:eastAsia="Arial" w:hAnsi="Arial"/>
            <w:sz w:val="22"/>
            <w:szCs w:val="22"/>
          </w:rPr>
          <w:t xml:space="preserve">Triage Advisor — an AI-assisted tool in which a large language model extracts evidence-labelled clinical indicators from a free-text referral note and a deterministic rules engine evaluates them against the published criteria bundle, producing a structured advisory for referrers and triagers</w:t>
        </w:r>
      </w:ins>
    </w:p>
    <w:p>
      <w:pPr>
        <w:pStyle w:val="ListParagraph"/>
        <w:numPr>
          <w:ilvl w:val="0"/>
          <w:numId w:val="2"/>
        </w:numPr>
        <w:spacing w:after="60" w:before="0"/>
      </w:pPr>
      <w:del w:id="9009" w:author="Claude (ARCH-MIG-01 Phase 3)" w:date="2026-09-05T17:00:00Z">
        <w:r>
          <w:rPr>
            <w:rFonts w:ascii="Arial" w:cs="Arial" w:eastAsia="Arial" w:hAnsi="Arial"/>
            <w:sz w:val="22"/>
            <w:szCs w:val="22"/>
          </w:rPr>
          <w:delText xml:space="preserve">Admin Tool — a content management tool for maintaining criteria data, publishing updates, and monitoring tool usage</w:delText>
        </w:r>
      </w:del>
      <w:ins w:id="9010" w:author="Claude (ARCH-MIG-01 Phase 3)" w:date="2026-09-05T17:00:00Z">
        <w:r>
          <w:rPr>
            <w:rFonts w:ascii="Arial" w:cs="Arial" w:eastAsia="Arial" w:hAnsi="Arial"/>
            <w:sz w:val="22"/>
            <w:szCs w:val="22"/>
          </w:rPr>
          <w:t xml:space="preserve">Admin Tool — a management tool for prompt versions, regional overlays, bundle publication state, quality assurance, usage and releases; criteria content and logic are maintained through a governed change process against the criteria bundle repository</w:t>
        </w:r>
      </w:ins>
    </w:p>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800" w:sz="4"/>
              <w:left w:val="single" w:color="C07800" w:sz="4"/>
              <w:bottom w:val="single" w:color="C07800" w:sz="4"/>
              <w:right w:val="single" w:color="C07800" w:sz="4"/>
            </w:tcBorders>
            <w:shd w:fill="FFF8E6" w:val="clear"/>
            <w:tcMar>
              <w:top w:type="dxa" w:w="80"/>
              <w:left w:type="dxa" w:w="120"/>
              <w:bottom w:type="dxa" w:w="80"/>
              <w:right w:type="dxa" w:w="120"/>
            </w:tcMar>
          </w:tcPr>
          <w:p>
            <w:pPr>
              <w:spacing w:after="60" w:before="0"/>
            </w:pPr>
            <w:r>
              <w:rPr>
                <w:rFonts w:ascii="Arial" w:cs="Arial" w:eastAsia="Arial" w:hAnsi="Arial"/>
                <w:b/>
                <w:bCs/>
                <w:color w:val="C07800"/>
                <w:sz w:val="22"/>
                <w:szCs w:val="22"/>
              </w:rPr>
              <w:t xml:space="preserve">Important note</w:t>
            </w:r>
          </w:p>
          <w:p>
            <w:pPr>
              <w:spacing w:after="0" w:before="0"/>
            </w:pPr>
            <w:r>
              <w:rPr>
                <w:rFonts w:ascii="Arial" w:cs="Arial" w:eastAsia="Arial" w:hAnsi="Arial"/>
                <w:sz w:val="20"/>
                <w:szCs w:val="20"/>
              </w:rPr>
              <w:t xml:space="preserve">These requirements should be read in conjunction with existing CRR programme documentation including the National Primary Care Referral Criteria for Imaging, CRR Business Rules, and regional business requirements documents. The requirements described herein pertain to the clinical decision support tools only, not to the broader referral, triage, or delegation workflows.</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3. Documents Referenced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30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Primary Care Referral Criteria for Imaging, Phase 1, April 2026 release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Authoritative criteria source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Business and Clinical Rules v1.0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Data categorisation and display rules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Tool Suite Solution Overview v1.2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Technical and clinical architecture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Tool Suite User Guide v2.1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End-user operating instructions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Radiology Delegation Business Requirements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Katharine Walker-Mead</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Delegation workflow requirements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Actionable Findings Solution Architecture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Murray Hughes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Actionable findings management</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The term</w:t>
            </w:r>
          </w:p>
        </w:tc>
        <w:tc>
          <w:tcPr>
            <w:tcW w:type="dxa" w:w="6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 defined as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Criteria Viewer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web-based tool that presents the national imaging referral criteria in a structured, interactive format. Referrers can browse criteria by exam type and anatomical site, tick applicable criteria, and generate formatted output text for inclusion in referral 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Triage Advisor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11" w:author="Claude (ARCH-MIG-01 Phase 3)" w:date="2026-09-05T17:00:00Z">
              <w:r>
                <w:rPr>
                  <w:rFonts w:ascii="Arial" w:cs="Arial" w:eastAsia="Arial" w:hAnsi="Arial"/>
                  <w:sz w:val="20"/>
                  <w:szCs w:val="20"/>
                </w:rPr>
                <w:delText xml:space="preserve">An AI-assisted tool that analyses free-text referral notes against the national criteria and provides structured feedback including verdict, matched criteria, missing elements, and safety alerts. Uses large language model (LLM) technology.</w:delText>
              </w:r>
            </w:del>
            <w:ins w:id="9012" w:author="Claude (ARCH-MIG-01 Phase 3)" w:date="2026-09-05T17:00:00Z">
              <w:r>
                <w:rPr>
                  <w:rFonts w:ascii="Arial" w:cs="Arial" w:eastAsia="Arial" w:hAnsi="Arial"/>
                  <w:sz w:val="20"/>
                  <w:szCs w:val="20"/>
                </w:rPr>
                <w:t xml:space="preserve">An AI-assisted tool that analyses free-text referral notes against the national criteria. A large language model (LLM) performs extraction only: it fills the published Questionnaire for the relevant exam/site with answers that each carry an evidence status (documented, inferred) and a verbatim quote from the note. A deterministic rules engine evaluates the answers against the criteria bundle and produces an advisory: determination, priority timeframe, redirects, missing information and a rule trace. The LLM does not assess, prioritise or advise.</w:t>
              </w:r>
            </w:ins>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Admin Tool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13" w:author="Claude (ARCH-MIG-01 Phase 3)" w:date="2026-09-05T17:00:00Z">
              <w:r>
                <w:rPr>
                  <w:rFonts w:ascii="Arial" w:cs="Arial" w:eastAsia="Arial" w:hAnsi="Arial"/>
                  <w:sz w:val="20"/>
                  <w:szCs w:val="20"/>
                </w:rPr>
                <w:delText xml:space="preserve">A content management tool for maintaining the criteria data that underpins the Criteria Viewer and Triage Advisor. Supports editing, versioning, publishing, and audit logging of criteria content.</w:delText>
              </w:r>
            </w:del>
            <w:ins w:id="9014" w:author="Claude (ARCH-MIG-01 Phase 3)" w:date="2026-09-05T17:00:00Z">
              <w:r>
                <w:rPr>
                  <w:rFonts w:ascii="Arial" w:cs="Arial" w:eastAsia="Arial" w:hAnsi="Arial"/>
                  <w:sz w:val="20"/>
                  <w:szCs w:val="20"/>
                </w:rPr>
                <w:t xml:space="preserve">A management tool for the system prompt versions, regional overlays, bundle publication state, quality assurance reviews, usage monitoring and releases. Criteria content and logic are maintained through a governed change process against the criteria bundle repository, with build gates and clinical sign-off; in-tool criteria editing is disabled for the pilot.</w:t>
              </w:r>
            </w:ins>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Community Healthcare Professional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General Practitioners, Nurse Practitioners, Urgent Care Practitioners, or other healthcare practitioners approved by Health NZ for the purpose of referring patients for imaging.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PCRL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Primary Care Radiology Liaison. A clinical role within CRR Hubs responsible for triaging community referrals against the national criteria.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Criteria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The clinical indications, access requirements, and eligibility conditions defined in the National Primary Care Referral Criteria for Imaging that determine whether a referral is accepted for publicly funded imaging.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Gateway requirement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prerequisite that must be met before a referral can be considered, regardless of clinical presentation. Examples include completion of a BPAC decision support tool or specialist endorsement.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Lab value requirement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criterion requiring specific numeric laboratory results (e.g. Ca-125, ALP, GGT) to be documented in the referral note.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Indication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clinical presentation or finding that qualifies a patient for imaging under a specific priority tier (e.g. suspected malignancy, unexplained weight loss for 3–6 months).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Priority tier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timeframe-based classification for imaging referrals. Referrer-facing labels use timeframe language (e.g. Urgent — within two weeks) rather than internal priority codes.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Not routinely funded</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An imaging request that falls outside the scope of publicly funded CRR criteria. These must never appear as selectable criteria items.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Passive mode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read-only display mode for the Criteria Viewer where criteria are presented for reference only, without interactive checkboxes or output generation.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Active mode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The default interactive mode for the Criteria Viewer where criteria can be ticked and output text generated for referral 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HealthPathways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Regional clinical guidance portals used across New Zealand. Seven instances cover different regions, sharing a common page ID structure.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Compound criteria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15" w:author="Claude (ARCH-MIG-01 Phase 3)" w:date="2026-09-05T17:00:00Z">
              <w:r>
                <w:rPr>
                  <w:rFonts w:ascii="Arial" w:cs="Arial" w:eastAsia="Arial" w:hAnsi="Arial"/>
                  <w:sz w:val="20"/>
                  <w:szCs w:val="20"/>
                </w:rPr>
                <w:delText xml:space="preserve">Criteria items that contain multiple sub-elements with logical relationships (e.g. all-of, any-of, mandatory-plus-pick). Approximately 5–6% of criteria items exhibit compound logic.</w:delText>
              </w:r>
            </w:del>
            <w:ins w:id="9016" w:author="Claude (ARCH-MIG-01 Phase 3)" w:date="2026-09-05T17:00:00Z">
              <w:r>
                <w:rPr>
                  <w:rFonts w:ascii="Arial" w:cs="Arial" w:eastAsia="Arial" w:hAnsi="Arial"/>
                  <w:sz w:val="20"/>
                  <w:szCs w:val="20"/>
                </w:rPr>
                <w:t xml:space="preserve">Criteria items that contain multiple sub-elements with logical relationships (e.g. all-of, any-of, mandatory-plus-pick). The July 2026 census identified approximately 60 compound items across 23 exam/sites. In the criteria bundle, compound logic is expressed as indicators composed in CQL and rendered from the PlanDefinition structure.</w:t>
              </w:r>
            </w:ins>
          </w:p>
        </w:tc>
      </w:tr>
      <w:tr>
        <w:trPr>
          <w:ins w:id="9023"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022" w:author="Claude (ARCH-MIG-01 Phase 3)" w:date="2026-09-05T17:00:00Z">
              <w:r>
                <w:rPr>
                  <w:rFonts w:ascii="Arial" w:cs="Arial" w:eastAsia="Arial" w:hAnsi="Arial"/>
                  <w:b/>
                  <w:bCs/>
                  <w:sz w:val="20"/>
                  <w:szCs w:val="20"/>
                </w:rPr>
                <w:t xml:space="preserve">Criteria bundle</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18" w:author="Claude (ARCH-MIG-01 Phase 3)" w:date="2026-09-05T17:00:00Z"/>
              </w:rPr>
            </w:pPr>
            <w:del w:id="9015" w:author="Claude (ARCH-MIG-01 Phase 3)" w:date="2026-09-05T17:00:00Z"/>
            <w:ins w:id="9016" w:author="Claude (ARCH-MIG-01 Phase 3)" w:date="2026-09-05T17:00:00Z"/>
            <w:ins w:id="9019" w:author="Claude (ARCH-MIG-01 Phase 3)" w:date="2026-09-05T17:00:00Z">
              <w:r>
                <w:rPr>
                  <w:rFonts w:ascii="Arial" w:cs="Arial" w:eastAsia="Arial" w:hAnsi="Arial"/>
                  <w:sz w:val="20"/>
                  <w:szCs w:val="20"/>
                </w:rPr>
                <w:t xml:space="preserve">The versioned, testable set of artefacts that publishes one exam/site of the national criteria: a CQL Library (compiled to ELM) holding the logic with verbatim provenance to the source document; a FHIR PlanDefinition holding the published structure, wording, badges and page references; a FHIR Questionnaire holding the indicators; a population Library for the dormant retrieval path; terminology bindings; and scenario tests. Bundles are immutable once published and loaded at runtime by version.</w:t>
              </w:r>
            </w:ins>
          </w:p>
        </w:tc>
      </w:tr>
      <w:tr>
        <w:trPr>
          <w:ins w:id="9030"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28" w:author="Claude (ARCH-MIG-01 Phase 3)" w:date="2026-09-05T17:00:00Z"/>
              </w:rPr>
            </w:pPr>
            <w:ins w:id="9022" w:author="Claude (ARCH-MIG-01 Phase 3)" w:date="2026-09-05T17:00:00Z"/>
            <w:ins w:id="9029" w:author="Claude (ARCH-MIG-01 Phase 3)" w:date="2026-09-05T17:00:00Z">
              <w:r>
                <w:rPr>
                  <w:rFonts w:ascii="Arial" w:cs="Arial" w:eastAsia="Arial" w:hAnsi="Arial"/>
                  <w:b/>
                  <w:bCs/>
                  <w:sz w:val="20"/>
                  <w:szCs w:val="20"/>
                </w:rPr>
                <w:t xml:space="preserve">Indicator</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25" w:author="Claude (ARCH-MIG-01 Phase 3)" w:date="2026-09-05T17:00:00Z"/>
              </w:rPr>
            </w:pPr>
            <w:del w:id="9015" w:author="Claude (ARCH-MIG-01 Phase 3)" w:date="2026-09-05T17:00:00Z"/>
            <w:ins w:id="9016" w:author="Claude (ARCH-MIG-01 Phase 3)" w:date="2026-09-05T17:00:00Z"/>
            <w:ins w:id="9019" w:author="Claude (ARCH-MIG-01 Phase 3)" w:date="2026-09-05T17:00:00Z"/>
            <w:ins w:id="9026" w:author="Claude (ARCH-MIG-01 Phase 3)" w:date="2026-09-05T17:00:00Z">
              <w:r>
                <w:rPr>
                  <w:rFonts w:ascii="Arial" w:cs="Arial" w:eastAsia="Arial" w:hAnsi="Arial"/>
                  <w:sz w:val="20"/>
                  <w:szCs w:val="20"/>
                </w:rPr>
                <w:t xml:space="preserve">An atomic clinical fact with a stable identifier (linkId) in the national indicator vocabulary or a site Questionnaire — for example unintentional weight loss present, weight loss percentage, haemoglobin low, prior CT within 12 months. Indicators are the single input contract shared by LLM extraction, referral-form values, Criteria Viewer ticks and (when enabled) retrieved patient-record data.</w:t>
              </w:r>
            </w:ins>
          </w:p>
        </w:tc>
      </w:tr>
      <w:tr>
        <w:trPr>
          <w:ins w:id="9037"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35" w:author="Claude (ARCH-MIG-01 Phase 3)" w:date="2026-09-05T17:00:00Z"/>
              </w:rPr>
            </w:pPr>
            <w:ins w:id="9022" w:author="Claude (ARCH-MIG-01 Phase 3)" w:date="2026-09-05T17:00:00Z"/>
            <w:ins w:id="9029" w:author="Claude (ARCH-MIG-01 Phase 3)" w:date="2026-09-05T17:00:00Z"/>
            <w:ins w:id="9036" w:author="Claude (ARCH-MIG-01 Phase 3)" w:date="2026-09-05T17:00:00Z">
              <w:r>
                <w:rPr>
                  <w:rFonts w:ascii="Arial" w:cs="Arial" w:eastAsia="Arial" w:hAnsi="Arial"/>
                  <w:b/>
                  <w:bCs/>
                  <w:sz w:val="20"/>
                  <w:szCs w:val="20"/>
                </w:rPr>
                <w:t xml:space="preserve">Evidence status</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32" w:author="Claude (ARCH-MIG-01 Phase 3)" w:date="2026-09-05T17:00:00Z"/>
              </w:rPr>
            </w:pPr>
            <w:del w:id="9015" w:author="Claude (ARCH-MIG-01 Phase 3)" w:date="2026-09-05T17:00:00Z"/>
            <w:ins w:id="9016" w:author="Claude (ARCH-MIG-01 Phase 3)" w:date="2026-09-05T17:00:00Z"/>
            <w:ins w:id="9019" w:author="Claude (ARCH-MIG-01 Phase 3)" w:date="2026-09-05T17:00:00Z"/>
            <w:ins w:id="9026" w:author="Claude (ARCH-MIG-01 Phase 3)" w:date="2026-09-05T17:00:00Z"/>
            <w:ins w:id="9033" w:author="Claude (ARCH-MIG-01 Phase 3)" w:date="2026-09-05T17:00:00Z">
              <w:r>
                <w:rPr>
                  <w:rFonts w:ascii="Arial" w:cs="Arial" w:eastAsia="Arial" w:hAnsi="Arial"/>
                  <w:sz w:val="20"/>
                  <w:szCs w:val="20"/>
                </w:rPr>
                <w:t xml:space="preserve">The provenance carried by every answer in a QuestionnaireResponse: documented (stated in the note, with a verbatim quote), inferred (derived by the model, with the quote it reasoned from), or retrieved (taken from a system of record, with a source reference). The documentation standard parameter determines which statuses may establish a criterion.</w:t>
              </w:r>
            </w:ins>
          </w:p>
        </w:tc>
      </w:tr>
      <w:tr>
        <w:trPr>
          <w:ins w:id="9044"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42" w:author="Claude (ARCH-MIG-01 Phase 3)" w:date="2026-09-05T17:00:00Z"/>
              </w:rPr>
            </w:pPr>
            <w:ins w:id="9022" w:author="Claude (ARCH-MIG-01 Phase 3)" w:date="2026-09-05T17:00:00Z"/>
            <w:ins w:id="9029" w:author="Claude (ARCH-MIG-01 Phase 3)" w:date="2026-09-05T17:00:00Z"/>
            <w:ins w:id="9036" w:author="Claude (ARCH-MIG-01 Phase 3)" w:date="2026-09-05T17:00:00Z"/>
            <w:ins w:id="9043" w:author="Claude (ARCH-MIG-01 Phase 3)" w:date="2026-09-05T17:00:00Z">
              <w:r>
                <w:rPr>
                  <w:rFonts w:ascii="Arial" w:cs="Arial" w:eastAsia="Arial" w:hAnsi="Arial"/>
                  <w:b/>
                  <w:bCs/>
                  <w:sz w:val="20"/>
                  <w:szCs w:val="20"/>
                </w:rPr>
                <w:t xml:space="preserve">Advisory</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39" w:author="Claude (ARCH-MIG-01 Phase 3)" w:date="2026-09-05T17:00:00Z"/>
              </w:rPr>
            </w:pPr>
            <w:del w:id="9015" w:author="Claude (ARCH-MIG-01 Phase 3)" w:date="2026-09-05T17:00:00Z"/>
            <w:ins w:id="9016" w:author="Claude (ARCH-MIG-01 Phase 3)" w:date="2026-09-05T17:00:00Z"/>
            <w:ins w:id="9019" w:author="Claude (ARCH-MIG-01 Phase 3)" w:date="2026-09-05T17:00:00Z"/>
            <w:ins w:id="9026" w:author="Claude (ARCH-MIG-01 Phase 3)" w:date="2026-09-05T17:00:00Z"/>
            <w:ins w:id="9033" w:author="Claude (ARCH-MIG-01 Phase 3)" w:date="2026-09-05T17:00:00Z"/>
            <w:ins w:id="9040" w:author="Claude (ARCH-MIG-01 Phase 3)" w:date="2026-09-05T17:00:00Z">
              <w:r>
                <w:rPr>
                  <w:rFonts w:ascii="Arial" w:cs="Arial" w:eastAsia="Arial" w:hAnsi="Arial"/>
                  <w:sz w:val="20"/>
                  <w:szCs w:val="20"/>
                </w:rPr>
                <w:t xml:space="preserve">The single structured output of the rules engine for an assessment: determination (priority tier met, criteria not met, insufficient information, alternative management, not routinely funded, paediatric criteria apply, emergency or ACC redirect), priority timeframe, active and unconfirmed redirects, missing information by indicator, inferred and retrieved indicators, cross-exam recommendations, and the rule trace. The referrer view and the triager view are two renderings of the same Advisory.</w:t>
              </w:r>
            </w:ins>
          </w:p>
        </w:tc>
      </w:tr>
      <w:tr>
        <w:trPr>
          <w:ins w:id="9051"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49" w:author="Claude (ARCH-MIG-01 Phase 3)" w:date="2026-09-05T17:00:00Z"/>
              </w:rPr>
            </w:pPr>
            <w:ins w:id="9022" w:author="Claude (ARCH-MIG-01 Phase 3)" w:date="2026-09-05T17:00:00Z"/>
            <w:ins w:id="9029" w:author="Claude (ARCH-MIG-01 Phase 3)" w:date="2026-09-05T17:00:00Z"/>
            <w:ins w:id="9036" w:author="Claude (ARCH-MIG-01 Phase 3)" w:date="2026-09-05T17:00:00Z"/>
            <w:ins w:id="9043" w:author="Claude (ARCH-MIG-01 Phase 3)" w:date="2026-09-05T17:00:00Z"/>
            <w:ins w:id="9050" w:author="Claude (ARCH-MIG-01 Phase 3)" w:date="2026-09-05T17:00:00Z">
              <w:r>
                <w:rPr>
                  <w:rFonts w:ascii="Arial" w:cs="Arial" w:eastAsia="Arial" w:hAnsi="Arial"/>
                  <w:b/>
                  <w:bCs/>
                  <w:sz w:val="20"/>
                  <w:szCs w:val="20"/>
                </w:rPr>
                <w:t xml:space="preserve">Regional overlay</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46" w:author="Claude (ARCH-MIG-01 Phase 3)" w:date="2026-09-05T17:00:00Z"/>
              </w:rPr>
            </w:pPr>
            <w:del w:id="9015" w:author="Claude (ARCH-MIG-01 Phase 3)" w:date="2026-09-05T17:00:00Z"/>
            <w:ins w:id="9016" w:author="Claude (ARCH-MIG-01 Phase 3)" w:date="2026-09-05T17:00:00Z"/>
            <w:ins w:id="9019" w:author="Claude (ARCH-MIG-01 Phase 3)" w:date="2026-09-05T17:00:00Z"/>
            <w:ins w:id="9026" w:author="Claude (ARCH-MIG-01 Phase 3)" w:date="2026-09-05T17:00:00Z"/>
            <w:ins w:id="9033" w:author="Claude (ARCH-MIG-01 Phase 3)" w:date="2026-09-05T17:00:00Z"/>
            <w:ins w:id="9040" w:author="Claude (ARCH-MIG-01 Phase 3)" w:date="2026-09-05T17:00:00Z"/>
            <w:ins w:id="9047" w:author="Claude (ARCH-MIG-01 Phase 3)" w:date="2026-09-05T17:00:00Z">
              <w:r>
                <w:rPr>
                  <w:rFonts w:ascii="Arial" w:cs="Arial" w:eastAsia="Arial" w:hAnsi="Arial"/>
                  <w:sz w:val="20"/>
                  <w:szCs w:val="20"/>
                </w:rPr>
                <w:t xml:space="preserve">A regional PlanDefinition derived from the national one that adds delivery information ("how and where") and HealthPathways links against national criteria actions. An overlay may carry text and links only; the build rejects an overlay that carries conditions, inputs or a library reference.</w:t>
              </w:r>
            </w:ins>
          </w:p>
        </w:tc>
      </w:tr>
      <w:tr>
        <w:trPr>
          <w:ins w:id="9058" w:author="Claude (ARCH-MIG-01 Phase 3)" w:date="2026-09-05T17:00:00Z"/>
        </w:trP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56" w:author="Claude (ARCH-MIG-01 Phase 3)" w:date="2026-09-05T17:00:00Z"/>
              </w:rPr>
            </w:pPr>
            <w:ins w:id="9022" w:author="Claude (ARCH-MIG-01 Phase 3)" w:date="2026-09-05T17:00:00Z"/>
            <w:ins w:id="9029" w:author="Claude (ARCH-MIG-01 Phase 3)" w:date="2026-09-05T17:00:00Z"/>
            <w:ins w:id="9036" w:author="Claude (ARCH-MIG-01 Phase 3)" w:date="2026-09-05T17:00:00Z"/>
            <w:ins w:id="9043" w:author="Claude (ARCH-MIG-01 Phase 3)" w:date="2026-09-05T17:00:00Z"/>
            <w:ins w:id="9050" w:author="Claude (ARCH-MIG-01 Phase 3)" w:date="2026-09-05T17:00:00Z"/>
            <w:ins w:id="9057" w:author="Claude (ARCH-MIG-01 Phase 3)" w:date="2026-09-05T17:00:00Z">
              <w:r>
                <w:rPr>
                  <w:rFonts w:ascii="Arial" w:cs="Arial" w:eastAsia="Arial" w:hAnsi="Arial"/>
                  <w:b/>
                  <w:bCs/>
                  <w:sz w:val="20"/>
                  <w:szCs w:val="20"/>
                </w:rPr>
                <w:t xml:space="preserve">Bundle state</w:t>
              </w:r>
            </w:ins>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53" w:author="Claude (ARCH-MIG-01 Phase 3)" w:date="2026-09-05T17:00:00Z"/>
              </w:rPr>
            </w:pPr>
            <w:del w:id="9015" w:author="Claude (ARCH-MIG-01 Phase 3)" w:date="2026-09-05T17:00:00Z"/>
            <w:ins w:id="9016" w:author="Claude (ARCH-MIG-01 Phase 3)" w:date="2026-09-05T17:00:00Z"/>
            <w:ins w:id="9019" w:author="Claude (ARCH-MIG-01 Phase 3)" w:date="2026-09-05T17:00:00Z"/>
            <w:ins w:id="9026" w:author="Claude (ARCH-MIG-01 Phase 3)" w:date="2026-09-05T17:00:00Z"/>
            <w:ins w:id="9033" w:author="Claude (ARCH-MIG-01 Phase 3)" w:date="2026-09-05T17:00:00Z"/>
            <w:ins w:id="9040" w:author="Claude (ARCH-MIG-01 Phase 3)" w:date="2026-09-05T17:00:00Z"/>
            <w:ins w:id="9047" w:author="Claude (ARCH-MIG-01 Phase 3)" w:date="2026-09-05T17:00:00Z"/>
            <w:ins w:id="9054" w:author="Claude (ARCH-MIG-01 Phase 3)" w:date="2026-09-05T17:00:00Z">
              <w:r>
                <w:rPr>
                  <w:rFonts w:ascii="Arial" w:cs="Arial" w:eastAsia="Arial" w:hAnsi="Arial"/>
                  <w:sz w:val="20"/>
                  <w:szCs w:val="20"/>
                </w:rPr>
                <w:t xml:space="preserve">The publication state of an exam/site bundle: transcribed (built and tested), signed-off (each rule confirmed by a clinician against the source wording, review questions answered), published (immutable version available to the tools). The engine evaluates published bundles only, except in tabletop/benchmark mode.</w:t>
              </w:r>
            </w:ins>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5. Scope</w:t>
      </w:r>
    </w:p>
    <w:p>
      <w:pPr>
        <w:pStyle w:val="Heading2"/>
        <w:spacing w:after="120" w:before="220"/>
      </w:pPr>
      <w:r>
        <w:rPr>
          <w:rFonts w:ascii="Arial" w:cs="Arial" w:eastAsia="Arial" w:hAnsi="Arial"/>
          <w:sz w:val="22"/>
          <w:szCs w:val="22"/>
        </w:rPr>
        <w:t xml:space="preserve">5.1 In Scope</w:t>
      </w:r>
    </w:p>
    <w:p>
      <w:pPr>
        <w:pStyle w:val="ListParagraph"/>
        <w:numPr>
          <w:ilvl w:val="0"/>
          <w:numId w:val="2"/>
        </w:numPr>
        <w:spacing w:after="60" w:before="0"/>
      </w:pPr>
      <w:r>
        <w:rPr>
          <w:rFonts w:ascii="Arial" w:cs="Arial" w:eastAsia="Arial" w:hAnsi="Arial"/>
          <w:sz w:val="22"/>
          <w:szCs w:val="22"/>
        </w:rPr>
        <w:t xml:space="preserve">Criteria Viewer: display, interaction, output generation, localisation, and integration modes for the national imaging referral criteria</w:t>
      </w:r>
    </w:p>
    <w:p>
      <w:pPr>
        <w:pStyle w:val="ListParagraph"/>
        <w:numPr>
          <w:ilvl w:val="0"/>
          <w:numId w:val="2"/>
        </w:numPr>
        <w:spacing w:after="60" w:before="0"/>
      </w:pPr>
      <w:r>
        <w:rPr>
          <w:rFonts w:ascii="Arial" w:cs="Arial" w:eastAsia="Arial" w:hAnsi="Arial"/>
          <w:sz w:val="22"/>
          <w:szCs w:val="22"/>
        </w:rPr>
        <w:t xml:space="preserve">Triage Advisor: AI-assisted referral note assessment against criteria, safety alerting, and structured feedback</w:t>
      </w:r>
    </w:p>
    <w:p>
      <w:pPr>
        <w:pStyle w:val="ListParagraph"/>
        <w:numPr>
          <w:ilvl w:val="0"/>
          <w:numId w:val="2"/>
        </w:numPr>
        <w:spacing w:after="60" w:before="0"/>
      </w:pPr>
      <w:r>
        <w:rPr>
          <w:rFonts w:ascii="Arial" w:cs="Arial" w:eastAsia="Arial" w:hAnsi="Arial"/>
          <w:sz w:val="22"/>
          <w:szCs w:val="22"/>
        </w:rPr>
        <w:t xml:space="preserve">Admin Tool: criteria content management, versioning, publishing, and audit logging</w:t>
      </w:r>
    </w:p>
    <w:p>
      <w:pPr>
        <w:pStyle w:val="ListParagraph"/>
        <w:numPr>
          <w:ilvl w:val="0"/>
          <w:numId w:val="2"/>
        </w:numPr>
        <w:spacing w:after="60" w:before="0"/>
      </w:pPr>
      <w:del w:id="9059" w:author="Claude (ARCH-MIG-01 Phase 3)" w:date="2026-09-05T17:00:00Z">
        <w:r>
          <w:rPr>
            <w:rFonts w:ascii="Arial" w:cs="Arial" w:eastAsia="Arial" w:hAnsi="Arial"/>
            <w:sz w:val="22"/>
            <w:szCs w:val="22"/>
          </w:rPr>
          <w:delText xml:space="preserve">Data model: criteria data structure, storage, caching, and API access</w:delText>
        </w:r>
      </w:del>
      <w:ins w:id="9060" w:author="Claude (ARCH-MIG-01 Phase 3)" w:date="2026-09-05T17:00:00Z">
        <w:r>
          <w:rPr>
            <w:rFonts w:ascii="Arial" w:cs="Arial" w:eastAsia="Arial" w:hAnsi="Arial"/>
            <w:sz w:val="22"/>
            <w:szCs w:val="22"/>
          </w:rPr>
          <w:t xml:space="preserve">Criteria rules bundle: transcription with provenance, indicator vocabulary, build gates (tests, consistency, terminology validation), clinical sign-off, versioned publication, runtime loading and API access</w:t>
        </w:r>
      </w:ins>
    </w:p>
    <w:p>
      <w:pPr>
        <w:pStyle w:val="ListParagraph"/>
        <w:numPr>
          <w:ilvl w:val="0"/>
          <w:numId w:val="2"/>
        </w:numPr>
        <w:spacing w:after="60" w:before="0"/>
      </w:pPr>
      <w:r>
        <w:rPr>
          <w:rFonts w:ascii="Arial" w:cs="Arial" w:eastAsia="Arial" w:hAnsi="Arial"/>
          <w:sz w:val="22"/>
          <w:szCs w:val="22"/>
        </w:rPr>
        <w:t xml:space="preserve">Integration patterns: standalone, URL-parameterised, side-panel, modal, and tab-based integration with referral platforms</w:t>
      </w:r>
    </w:p>
    <w:p>
      <w:pPr>
        <w:pStyle w:val="ListParagraph"/>
        <w:numPr>
          <w:ilvl w:val="0"/>
          <w:numId w:val="2"/>
        </w:numPr>
        <w:spacing w:after="60" w:before="0"/>
      </w:pPr>
      <w:r>
        <w:rPr>
          <w:rFonts w:ascii="Arial" w:cs="Arial" w:eastAsia="Arial" w:hAnsi="Arial"/>
          <w:sz w:val="22"/>
          <w:szCs w:val="22"/>
        </w:rPr>
        <w:t xml:space="preserve">Clinical safety: emergency presentation detection, ACC redirect, compound presentation handling, PII protection</w:t>
      </w:r>
    </w:p>
    <w:p>
      <w:pPr>
        <w:pStyle w:val="ListParagraph"/>
        <w:numPr>
          <w:ilvl w:val="0"/>
          <w:numId w:val="2"/>
        </w:numPr>
        <w:spacing w:after="60" w:before="0"/>
      </w:pPr>
      <w:r>
        <w:rPr>
          <w:rFonts w:ascii="Arial" w:cs="Arial" w:eastAsia="Arial" w:hAnsi="Arial"/>
          <w:sz w:val="22"/>
          <w:szCs w:val="22"/>
        </w:rPr>
        <w:t xml:space="preserve">Non-functional requirements: performance, accessibility, security, privacy</w:t>
      </w:r>
    </w:p>
    <w:p>
      <w:pPr>
        <w:pStyle w:val="ListParagraph"/>
        <w:numPr>
          <w:ilvl w:val="0"/>
          <w:numId w:val="2"/>
        </w:numPr>
        <w:spacing w:after="60" w:before="0"/>
        <w:rPr>
          <w:ins w:id="9062" w:author="Claude (ARCH-MIG-01 Phase 3)" w:date="2026-09-05T17:00:00Z"/>
        </w:rPr>
      </w:pPr>
      <w:ins w:id="9061" w:author="Claude (ARCH-MIG-01 Phase 3)" w:date="2026-09-05T17:00:00Z">
        <w:r>
          <w:rPr>
            <w:rFonts w:ascii="Arial" w:cs="Arial" w:eastAsia="Arial" w:hAnsi="Arial"/>
            <w:sz w:val="22"/>
            <w:szCs w:val="22"/>
          </w:rPr>
          <w:t xml:space="preserve">Extraction and evaluation pipeline: server-side PII gate, LLM extraction under the evidence contract, validation gate, merge, deterministic evaluation, advisory rendering, assessment audit record</w:t>
        </w:r>
      </w:ins>
    </w:p>
    <w:p>
      <w:pPr>
        <w:pStyle w:val="ListParagraph"/>
        <w:numPr>
          <w:ilvl w:val="0"/>
          <w:numId w:val="2"/>
        </w:numPr>
        <w:spacing w:after="60" w:before="0"/>
        <w:rPr>
          <w:ins w:id="9064" w:author="Claude (ARCH-MIG-01 Phase 3)" w:date="2026-09-05T17:00:00Z"/>
        </w:rPr>
      </w:pPr>
      <w:ins w:id="9063" w:author="Claude (ARCH-MIG-01 Phase 3)" w:date="2026-09-05T17:00:00Z">
        <w:r>
          <w:rPr>
            <w:rFonts w:ascii="Arial" w:cs="Arial" w:eastAsia="Arial" w:hAnsi="Arial"/>
            <w:sz w:val="22"/>
            <w:szCs w:val="22"/>
          </w:rPr>
          <w:t xml:space="preserve">Retrieval path from referrer systems: designed and tested against synthetic FHIR data; dormant until a governance decision enables a tier</w:t>
        </w:r>
      </w:ins>
    </w:p>
    <w:p>
      <w:pPr>
        <w:pStyle w:val="ListParagraph"/>
        <w:numPr>
          <w:ilvl w:val="0"/>
          <w:numId w:val="2"/>
        </w:numPr>
        <w:spacing w:after="60" w:before="0"/>
        <w:rPr>
          <w:ins w:id="9066" w:author="Claude (ARCH-MIG-01 Phase 3)" w:date="2026-09-05T17:00:00Z"/>
        </w:rPr>
      </w:pPr>
      <w:ins w:id="9065" w:author="Claude (ARCH-MIG-01 Phase 3)" w:date="2026-09-05T17:00:00Z">
        <w:r>
          <w:rPr>
            <w:rFonts w:ascii="Arial" w:cs="Arial" w:eastAsia="Arial" w:hAnsi="Arial"/>
            <w:sz w:val="22"/>
            <w:szCs w:val="22"/>
          </w:rPr>
          <w:t xml:space="preserve">Evaluation: indicator-level benchmark dataset and model comparison harness</w:t>
        </w:r>
      </w:ins>
    </w:p>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5.2 Out of Scope</w:t>
      </w:r>
    </w:p>
    <w:p>
      <w:pPr>
        <w:pStyle w:val="ListParagraph"/>
        <w:numPr>
          <w:ilvl w:val="0"/>
          <w:numId w:val="2"/>
        </w:numPr>
        <w:spacing w:after="60" w:before="0"/>
      </w:pPr>
      <w:r>
        <w:rPr>
          <w:rFonts w:ascii="Arial" w:cs="Arial" w:eastAsia="Arial" w:hAnsi="Arial"/>
          <w:sz w:val="22"/>
          <w:szCs w:val="22"/>
        </w:rPr>
        <w:t xml:space="preserve">Referral submission and management workflows (covered by regional business requirements)</w:t>
      </w:r>
    </w:p>
    <w:p>
      <w:pPr>
        <w:pStyle w:val="ListParagraph"/>
        <w:numPr>
          <w:ilvl w:val="0"/>
          <w:numId w:val="2"/>
        </w:numPr>
        <w:spacing w:after="60" w:before="0"/>
      </w:pPr>
      <w:r>
        <w:rPr>
          <w:rFonts w:ascii="Arial" w:cs="Arial" w:eastAsia="Arial" w:hAnsi="Arial"/>
          <w:sz w:val="22"/>
          <w:szCs w:val="22"/>
        </w:rPr>
        <w:t xml:space="preserve">Delegation of imaging services to external providers (covered by Delegation Business Requirements)</w:t>
      </w:r>
    </w:p>
    <w:p>
      <w:pPr>
        <w:pStyle w:val="ListParagraph"/>
        <w:numPr>
          <w:ilvl w:val="0"/>
          <w:numId w:val="2"/>
        </w:numPr>
        <w:spacing w:after="60" w:before="0"/>
      </w:pPr>
      <w:r>
        <w:rPr>
          <w:rFonts w:ascii="Arial" w:cs="Arial" w:eastAsia="Arial" w:hAnsi="Arial"/>
          <w:sz w:val="22"/>
          <w:szCs w:val="22"/>
        </w:rPr>
        <w:t xml:space="preserve">Referral platform configuration (BPAC, ERMS, HealthLink)</w:t>
      </w:r>
    </w:p>
    <w:p>
      <w:pPr>
        <w:pStyle w:val="ListParagraph"/>
        <w:numPr>
          <w:ilvl w:val="0"/>
          <w:numId w:val="2"/>
        </w:numPr>
        <w:spacing w:after="60" w:before="0"/>
      </w:pPr>
      <w:r>
        <w:rPr>
          <w:rFonts w:ascii="Arial" w:cs="Arial" w:eastAsia="Arial" w:hAnsi="Arial"/>
          <w:sz w:val="22"/>
          <w:szCs w:val="22"/>
        </w:rPr>
        <w:t xml:space="preserve">Regional RIS/PACS integration</w:t>
      </w:r>
    </w:p>
    <w:p>
      <w:pPr>
        <w:pStyle w:val="ListParagraph"/>
        <w:numPr>
          <w:ilvl w:val="0"/>
          <w:numId w:val="2"/>
        </w:numPr>
        <w:spacing w:after="60" w:before="0"/>
      </w:pPr>
      <w:r>
        <w:rPr>
          <w:rFonts w:ascii="Arial" w:cs="Arial" w:eastAsia="Arial" w:hAnsi="Arial"/>
          <w:sz w:val="22"/>
          <w:szCs w:val="22"/>
        </w:rPr>
        <w:t xml:space="preserve">Actionable findings management (covered by separate solution architecture)</w:t>
      </w:r>
    </w:p>
    <w:p>
      <w:pPr>
        <w:pStyle w:val="ListParagraph"/>
        <w:numPr>
          <w:ilvl w:val="0"/>
          <w:numId w:val="2"/>
        </w:numPr>
        <w:spacing w:after="60" w:before="0"/>
      </w:pPr>
      <w:r>
        <w:rPr>
          <w:rFonts w:ascii="Arial" w:cs="Arial" w:eastAsia="Arial" w:hAnsi="Arial"/>
          <w:sz w:val="22"/>
          <w:szCs w:val="22"/>
        </w:rPr>
        <w:t xml:space="preserve">Clinical validation and formal approval for clinical use</w:t>
      </w:r>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6. Design Principles</w:t>
      </w:r>
    </w:p>
    <w:p>
      <w:pPr>
        <w:pStyle w:val="ListParagraph"/>
        <w:numPr>
          <w:ilvl w:val="0"/>
          <w:numId w:val="2"/>
        </w:numPr>
        <w:spacing w:after="60" w:before="0"/>
      </w:pPr>
      <w:r>
        <w:rPr>
          <w:rFonts w:ascii="Arial" w:cs="Arial" w:eastAsia="Arial" w:hAnsi="Arial"/>
          <w:sz w:val="22"/>
          <w:szCs w:val="22"/>
        </w:rPr>
        <w:t xml:space="preserve">Platform agnostic — the tools must be accessible from any modern browser without requiring specific platform integration, while also supporting embedded integration with referral platforms</w:t>
      </w:r>
    </w:p>
    <w:p>
      <w:pPr>
        <w:pStyle w:val="ListParagraph"/>
        <w:numPr>
          <w:ilvl w:val="0"/>
          <w:numId w:val="2"/>
        </w:numPr>
        <w:spacing w:after="60" w:before="0"/>
      </w:pPr>
      <w:r>
        <w:rPr>
          <w:rFonts w:ascii="Arial" w:cs="Arial" w:eastAsia="Arial" w:hAnsi="Arial"/>
          <w:sz w:val="22"/>
          <w:szCs w:val="22"/>
        </w:rPr>
        <w:t xml:space="preserve">No patient data at rest — the tools must not store, persist, or transmit identifiable patient information. Criteria data is reference content only</w:t>
      </w:r>
    </w:p>
    <w:p>
      <w:pPr>
        <w:pStyle w:val="ListParagraph"/>
        <w:numPr>
          <w:ilvl w:val="0"/>
          <w:numId w:val="2"/>
        </w:numPr>
        <w:spacing w:after="60" w:before="0"/>
      </w:pPr>
      <w:r>
        <w:rPr>
          <w:rFonts w:ascii="Arial" w:cs="Arial" w:eastAsia="Arial" w:hAnsi="Arial"/>
          <w:sz w:val="22"/>
          <w:szCs w:val="22"/>
        </w:rPr>
        <w:t xml:space="preserve">Referrer-facing first — the primary audience is the community healthcare professional at the point of referral. The tools must support a 15-minute GP consultation workflow</w:t>
      </w:r>
    </w:p>
    <w:p>
      <w:pPr>
        <w:pStyle w:val="ListParagraph"/>
        <w:numPr>
          <w:ilvl w:val="0"/>
          <w:numId w:val="2"/>
        </w:numPr>
        <w:spacing w:after="60" w:before="0"/>
      </w:pPr>
      <w:del w:id="9067" w:author="Claude (ARCH-MIG-01 Phase 3)" w:date="2026-09-05T17:00:00Z">
        <w:r>
          <w:rPr>
            <w:rFonts w:ascii="Arial" w:cs="Arial" w:eastAsia="Arial" w:hAnsi="Arial"/>
            <w:sz w:val="22"/>
            <w:szCs w:val="22"/>
          </w:rPr>
          <w:delText xml:space="preserve">Criteria fidelity — the tools must accurately represent the national criteria as published. Clinical meaning must not be altered by display formatting or AI interpretation</w:delText>
        </w:r>
      </w:del>
      <w:ins w:id="9068" w:author="Claude (ARCH-MIG-01 Phase 3)" w:date="2026-09-05T17:00:00Z">
        <w:r>
          <w:rPr>
            <w:rFonts w:ascii="Arial" w:cs="Arial" w:eastAsia="Arial" w:hAnsi="Arial"/>
            <w:sz w:val="22"/>
            <w:szCs w:val="22"/>
          </w:rPr>
          <w:t xml:space="preserve">Criteria fidelity — the tools must accurately represent the national criteria as published. Every rule in the criteria bundle carries the verbatim source wording and page or draft reference; clinical meaning must not be altered by display formatting, transcription or AI interpretation, and no bundle is published without clinical sign-off</w:t>
        </w:r>
      </w:ins>
    </w:p>
    <w:p>
      <w:pPr>
        <w:pStyle w:val="ListParagraph"/>
        <w:numPr>
          <w:ilvl w:val="0"/>
          <w:numId w:val="2"/>
        </w:numPr>
        <w:spacing w:after="60" w:before="0"/>
      </w:pPr>
      <w:r>
        <w:rPr>
          <w:rFonts w:ascii="Arial" w:cs="Arial" w:eastAsia="Arial" w:hAnsi="Arial"/>
          <w:sz w:val="22"/>
          <w:szCs w:val="22"/>
        </w:rPr>
        <w:t xml:space="preserve">Fail safe — the tools must never suppress safety-critical information. Emergency presentations, pathway redirects, and not-funded items must be prominently surfaced</w:t>
      </w:r>
    </w:p>
    <w:p>
      <w:pPr>
        <w:pStyle w:val="ListParagraph"/>
        <w:numPr>
          <w:ilvl w:val="0"/>
          <w:numId w:val="2"/>
        </w:numPr>
        <w:spacing w:after="60" w:before="0"/>
        <w:rPr>
          <w:ins w:id="9070" w:author="Claude (ARCH-MIG-01 Phase 3)" w:date="2026-09-05T17:00:00Z"/>
        </w:rPr>
      </w:pPr>
      <w:ins w:id="9069" w:author="Claude (ARCH-MIG-01 Phase 3)" w:date="2026-09-05T17:00:00Z">
        <w:r>
          <w:rPr>
            <w:rFonts w:ascii="Arial" w:cs="Arial" w:eastAsia="Arial" w:hAnsi="Arial"/>
            <w:sz w:val="22"/>
            <w:szCs w:val="22"/>
          </w:rPr>
          <w:t xml:space="preserve">Deterministic evaluation — the LLM extracts and never decides. Eligibility, priority, redirects and missing-information findings are produced by a rules engine from published, versioned criteria logic, so every assessment is reproducible without the model and every finding is traceable to a source-quoted rule</w:t>
        </w:r>
      </w:ins>
    </w:p>
    <w:p>
      <w:pPr>
        <w:pStyle w:val="ListParagraph"/>
        <w:numPr>
          <w:ilvl w:val="0"/>
          <w:numId w:val="2"/>
        </w:numPr>
        <w:spacing w:after="60" w:before="0"/>
        <w:rPr>
          <w:ins w:id="9072" w:author="Claude (ARCH-MIG-01 Phase 3)" w:date="2026-09-05T17:00:00Z"/>
        </w:rPr>
      </w:pPr>
      <w:ins w:id="9071" w:author="Claude (ARCH-MIG-01 Phase 3)" w:date="2026-09-05T17:00:00Z">
        <w:r>
          <w:rPr>
            <w:rFonts w:ascii="Arial" w:cs="Arial" w:eastAsia="Arial" w:hAnsi="Arial"/>
            <w:sz w:val="22"/>
            <w:szCs w:val="22"/>
          </w:rPr>
          <w:t xml:space="preserve">Evidence before inference — every extracted answer states whether it was documented in the note, inferred by the model, or retrieved from a system of record, with the supporting quote or source. Under the default strict documentation standard, an inference cannot establish a criterion</w:t>
        </w:r>
      </w:ins>
    </w:p>
    <w:p>
      <w:pPr>
        <w:pStyle w:val="ListParagraph"/>
        <w:numPr>
          <w:ilvl w:val="0"/>
          <w:numId w:val="2"/>
        </w:numPr>
        <w:spacing w:after="60" w:before="0"/>
      </w:pPr>
      <w:del w:id="9073" w:author="Claude (ARCH-MIG-01 Phase 3)" w:date="2026-09-05T17:00:00Z">
        <w:r>
          <w:rPr>
            <w:rFonts w:ascii="Arial" w:cs="Arial" w:eastAsia="Arial" w:hAnsi="Arial"/>
            <w:sz w:val="22"/>
            <w:szCs w:val="22"/>
          </w:rPr>
          <w:delText xml:space="preserve">Centralised content, regional delivery — criteria content is maintained nationally and published centrally, with regional customisation limited to HealthPathways links and localised guidance</w:delText>
        </w:r>
      </w:del>
      <w:ins w:id="9074" w:author="Claude (ARCH-MIG-01 Phase 3)" w:date="2026-09-05T17:00:00Z">
        <w:r>
          <w:rPr>
            <w:rFonts w:ascii="Arial" w:cs="Arial" w:eastAsia="Arial" w:hAnsi="Arial"/>
            <w:sz w:val="22"/>
            <w:szCs w:val="22"/>
          </w:rPr>
          <w:t xml:space="preserve">Centralised content, regional delivery — criteria content is maintained nationally and published centrally as versioned bundles; regional customisation is delivered through overlays limited to HealthPathways links and localised delivery guidance, and the build enforces that an overlay cannot alter criteria logic</w:t>
        </w:r>
      </w:ins>
    </w:p>
    <w:p>
      <w:pPr>
        <w:pStyle w:val="ListParagraph"/>
        <w:numPr>
          <w:ilvl w:val="0"/>
          <w:numId w:val="2"/>
        </w:numPr>
        <w:spacing w:after="60" w:before="0"/>
      </w:pPr>
      <w:r>
        <w:rPr>
          <w:rFonts w:ascii="Arial" w:cs="Arial" w:eastAsia="Arial" w:hAnsi="Arial"/>
          <w:sz w:val="22"/>
          <w:szCs w:val="22"/>
        </w:rPr>
        <w:t xml:space="preserve">Lower governance risk — the tools are positioned as a pragmatic alternative to per-form criteria logic embedded in referral platforms, with a simpler change management pathway</w:t>
      </w:r>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7.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6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Referrer (GP / NP)</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Uses the Criteria Viewer to identify applicable criteria for a referral, tick matching criteria, generate formatted output text for inclusion in the referral note. May use the Triage Advisor to pre-check referral quality before submission.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PCRL / Triager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Uses the Criteria Viewer as a reference tool during triage. May use the Triage Advisor to support assessment of referral notes against national criteria.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 Clinical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75" w:author="Claude (ARCH-MIG-01 Phase 3)" w:date="2026-09-05T17:00:00Z">
              <w:r>
                <w:rPr>
                  <w:rFonts w:ascii="Arial" w:cs="Arial" w:eastAsia="Arial" w:hAnsi="Arial"/>
                  <w:sz w:val="20"/>
                  <w:szCs w:val="20"/>
                </w:rPr>
                <w:delText xml:space="preserve">Validates criteria content and clinical logic. Reviews AI assessment accuracy. Provides feedback via QA system. Members include the CRR Clinical Working Group.</w:delText>
              </w:r>
            </w:del>
            <w:ins w:id="9076" w:author="Claude (ARCH-MIG-01 Phase 3)" w:date="2026-09-05T17:00:00Z">
              <w:r>
                <w:rPr>
                  <w:rFonts w:ascii="Arial" w:cs="Arial" w:eastAsia="Arial" w:hAnsi="Arial"/>
                  <w:sz w:val="20"/>
                  <w:szCs w:val="20"/>
                </w:rPr>
                <w:t xml:space="preserve">Validates criteria content and clinical logic. Signs off each exam/site criteria bundle by confirming every rule against the published wording and answering that site’s review questions; owns the national indicator vocabulary’s clinical grouping. Reviews extraction and rule accuracy through the benchmark. Provides feedback via the QA system. Members include the CRR Clinical Working Group.</w:t>
              </w:r>
            </w:ins>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 Digital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77" w:author="Claude (ARCH-MIG-01 Phase 3)" w:date="2026-09-05T17:00:00Z">
              <w:r>
                <w:rPr>
                  <w:rFonts w:ascii="Arial" w:cs="Arial" w:eastAsia="Arial" w:hAnsi="Arial"/>
                  <w:sz w:val="20"/>
                  <w:szCs w:val="20"/>
                </w:rPr>
                <w:delText xml:space="preserve">Maintains criteria data using the Admin Tool. Publishes criteria updates. Monitors tool usage and performance. Manages technical infrastructure.</w:delText>
              </w:r>
            </w:del>
            <w:ins w:id="9078" w:author="Claude (ARCH-MIG-01 Phase 3)" w:date="2026-09-05T17:00:00Z">
              <w:r>
                <w:rPr>
                  <w:rFonts w:ascii="Arial" w:cs="Arial" w:eastAsia="Arial" w:hAnsi="Arial"/>
                  <w:sz w:val="20"/>
                  <w:szCs w:val="20"/>
                </w:rPr>
                <w:t xml:space="preserve">Maintains the criteria bundle repository, runs the governed change process (transcription, build gates, diff review, publication), operates the tools and infrastructure, and monitors usage, extraction quality and cost. Manages model and prompt versions as regression-tested releases.</w:t>
              </w:r>
            </w:ins>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Director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Approves criteria changes and tool releases. Owns programme governance.</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8. Business Requirements</w:t>
      </w:r>
    </w:p>
    <w:p>
      <w:pPr>
        <w:spacing w:after="160" w:before="0"/>
      </w:pPr>
      <w:r>
        <w:rPr>
          <w:rFonts w:ascii="Arial" w:cs="Arial" w:eastAsia="Arial" w:hAnsi="Arial"/>
          <w:sz w:val="22"/>
          <w:szCs w:val="22"/>
        </w:rPr>
        <w:t xml:space="preserve">The following requirements define the expected capabilities and behaviour of the CRR Clinical Decision Support Tool Suite. Requirements are system-agnostic. Each requirement is assigned a priority: </w:t>
      </w:r>
      <w:r>
        <w:rPr>
          <w:rFonts w:ascii="Arial" w:cs="Arial" w:eastAsia="Arial" w:hAnsi="Arial"/>
          <w:b/>
          <w:bCs/>
          <w:sz w:val="22"/>
          <w:szCs w:val="22"/>
        </w:rPr>
        <w:t xml:space="preserve">Must have</w:t>
      </w:r>
      <w:r>
        <w:rPr>
          <w:rFonts w:ascii="Arial" w:cs="Arial" w:eastAsia="Arial" w:hAnsi="Arial"/>
          <w:sz w:val="22"/>
          <w:szCs w:val="22"/>
        </w:rPr>
        <w:t xml:space="preserve"> (essential for pilot), </w:t>
      </w:r>
      <w:r>
        <w:rPr>
          <w:rFonts w:ascii="Arial" w:cs="Arial" w:eastAsia="Arial" w:hAnsi="Arial"/>
          <w:b/>
          <w:bCs/>
          <w:sz w:val="22"/>
          <w:szCs w:val="22"/>
        </w:rPr>
        <w:t xml:space="preserve">Should have</w:t>
      </w:r>
      <w:r>
        <w:rPr>
          <w:rFonts w:ascii="Arial" w:cs="Arial" w:eastAsia="Arial" w:hAnsi="Arial"/>
          <w:sz w:val="22"/>
          <w:szCs w:val="22"/>
        </w:rPr>
        <w:t xml:space="preserve"> (expected for full deployment), or </w:t>
      </w:r>
      <w:r>
        <w:rPr>
          <w:rFonts w:ascii="Arial" w:cs="Arial" w:eastAsia="Arial" w:hAnsi="Arial"/>
          <w:b/>
          <w:bCs/>
          <w:sz w:val="22"/>
          <w:szCs w:val="22"/>
        </w:rPr>
        <w:t xml:space="preserve">Nice to have</w:t>
      </w:r>
      <w:r>
        <w:rPr>
          <w:rFonts w:ascii="Arial" w:cs="Arial" w:eastAsia="Arial" w:hAnsi="Arial"/>
          <w:sz w:val="22"/>
          <w:szCs w:val="22"/>
        </w:rPr>
        <w:t xml:space="preserve"> (desirable enhancement).</w:t>
      </w:r>
    </w:p>
    <w:p>
      <w:pPr>
        <w:pStyle w:val="Heading2"/>
        <w:spacing w:after="120" w:before="220"/>
      </w:pPr>
      <w:r>
        <w:rPr>
          <w:rFonts w:ascii="Arial" w:cs="Arial" w:eastAsia="Arial" w:hAnsi="Arial"/>
          <w:sz w:val="22"/>
          <w:szCs w:val="22"/>
        </w:rPr>
        <w:t xml:space="preserve">8.1 General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GENERAL</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data source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79" w:author="Claude (ARCH-MIG-01 Phase 3)" w:date="2026-09-05T17:00:00Z">
              <w:r>
                <w:rPr>
                  <w:rFonts w:ascii="Arial" w:cs="Arial" w:eastAsia="Arial" w:hAnsi="Arial"/>
                  <w:sz w:val="18"/>
                  <w:szCs w:val="18"/>
                </w:rPr>
                <w:delText xml:space="preserve">All criteria displayed by the tools shall be sourced from the National Primary Care Referral Criteria for Imaging (authoritative PDF). The PDF is the single source of truth; the database shall be loadable from a structured JSON extract of the PDF.</w:delText>
              </w:r>
            </w:del>
            <w:ins w:id="9080" w:author="Claude (ARCH-MIG-01 Phase 3)" w:date="2026-09-05T17:00:00Z">
              <w:r>
                <w:rPr>
                  <w:rFonts w:ascii="Arial" w:cs="Arial" w:eastAsia="Arial" w:hAnsi="Arial"/>
                  <w:sz w:val="18"/>
                  <w:szCs w:val="18"/>
                </w:rPr>
                <w:t xml:space="preserve">All criteria displayed or evaluated by the tools shall be sourced from the National Primary Care Referral Criteria for Imaging (authoritative PDF) or an approved criteria amendment issued ahead of PDF publication. Each exam/site shall be published as a versioned criteria bundle in which every rule carries the verbatim source wording and page (or approved-draft) reference. Structured JSON extracts of the PDF are cross-checks for transcription, not sources.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 patient data at rest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81" w:author="Claude (ARCH-MIG-01 Phase 3)" w:date="2026-09-05T17:00:00Z">
              <w:r>
                <w:rPr>
                  <w:rFonts w:ascii="Arial" w:cs="Arial" w:eastAsia="Arial" w:hAnsi="Arial"/>
                  <w:sz w:val="18"/>
                  <w:szCs w:val="18"/>
                </w:rPr>
                <w:delText xml:space="preserve">The tools shall not store, persist, or transmit identifiable patient information. Referral note text entered into the Triage Advisor shall be processed in-session only and not persisted beyond the browser session.</w:delText>
              </w:r>
            </w:del>
            <w:ins w:id="9082" w:author="Claude (ARCH-MIG-01 Phase 3)" w:date="2026-09-05T17:00:00Z">
              <w:r>
                <w:rPr>
                  <w:rFonts w:ascii="Arial" w:cs="Arial" w:eastAsia="Arial" w:hAnsi="Arial"/>
                  <w:sz w:val="18"/>
                  <w:szCs w:val="18"/>
                </w:rPr>
                <w:t xml:space="preserve">The tools shall not store, persist, or transmit identifiable patient information. Referral note text shall be redacted server-side before any model call. The assessment audit record shall store the structured, quoted extraction and the advisory rather than note text; a redacted copy of the note may be retained only in a separate store, disabled by default, under a configurable retention period with an automated purge.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PII auto-redaction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83" w:author="Claude (ARCH-MIG-01 Phase 3)" w:date="2026-09-05T17:00:00Z">
              <w:r>
                <w:rPr>
                  <w:rFonts w:ascii="Arial" w:cs="Arial" w:eastAsia="Arial" w:hAnsi="Arial"/>
                  <w:sz w:val="18"/>
                  <w:szCs w:val="18"/>
                </w:rPr>
                <w:delText xml:space="preserve">If patient-identifiable information is detected in free-text input (e.g. NHI numbers, patient names), the system should auto-redact before processing rather than blocking the user.</w:delText>
              </w:r>
            </w:del>
            <w:ins w:id="9084" w:author="Claude (ARCH-MIG-01 Phase 3)" w:date="2026-09-05T17:00:00Z">
              <w:r>
                <w:rPr>
                  <w:rFonts w:ascii="Arial" w:cs="Arial" w:eastAsia="Arial" w:hAnsi="Arial"/>
                  <w:sz w:val="18"/>
                  <w:szCs w:val="18"/>
                </w:rPr>
                <w:t xml:space="preserve">If patient-identifiable information is detected in free-text input (e.g. NHI numbers, patient names, dates of birth, addresses, contact details), the system shall auto-redact it server-side before processing, with automated tests covering each pattern class. The client-side redaction pipeline is retained as a courtesy and is not the control.</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85" w:author="Claude (ARCH-MIG-01 Phase 3)" w:date="2026-09-05T17:00:00Z">
              <w:r>
                <w:rPr>
                  <w:rFonts w:ascii="Arial" w:cs="Arial" w:eastAsia="Arial" w:hAnsi="Arial"/>
                  <w:sz w:val="18"/>
                  <w:szCs w:val="18"/>
                </w:rPr>
                <w:delText xml:space="preserve">Should have</w:delText>
              </w:r>
            </w:del>
            <w:ins w:id="9086" w:author="Claude (ARCH-MIG-01 Phase 3)" w:date="2026-09-05T17:00:00Z">
              <w:r>
                <w:rPr>
                  <w:rFonts w:ascii="Arial" w:cs="Arial" w:eastAsia="Arial" w:hAnsi="Arial"/>
                  <w:sz w:val="18"/>
                  <w:szCs w:val="18"/>
                </w:rPr>
                <w:t xml:space="preserve">Must have</w:t>
              </w:r>
            </w:ins>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Priority code suppression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Internal priority codes (P2, P3, S2, etc.) must never appear in referrer-facing UI. Timeframe language shall be used instead (e.g. Urgent — within two weeks).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Not-funded suppression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Items flagged as not routinely funded must never appear as selectable (tickable) criteria. They shall be displayed as informational text only.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Platform-agnostic access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accessible from any modern web browser without requiring specific platform integration, plugins, or client-side installation.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Regional localisation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87" w:author="Claude (ARCH-MIG-01 Phase 3)" w:date="2026-09-05T17:00:00Z">
              <w:r>
                <w:rPr>
                  <w:rFonts w:ascii="Arial" w:cs="Arial" w:eastAsia="Arial" w:hAnsi="Arial"/>
                  <w:sz w:val="18"/>
                  <w:szCs w:val="18"/>
                </w:rPr>
                <w:delText xml:space="preserve">The tools shall support regional customisation of HealthPathways links (7 NZ instances) and localised guidance content per modality and exam type, selectable by region parameter or user interface control.</w:delText>
              </w:r>
            </w:del>
            <w:ins w:id="9088" w:author="Claude (ARCH-MIG-01 Phase 3)" w:date="2026-09-05T17:00:00Z">
              <w:r>
                <w:rPr>
                  <w:rFonts w:ascii="Arial" w:cs="Arial" w:eastAsia="Arial" w:hAnsi="Arial"/>
                  <w:sz w:val="18"/>
                  <w:szCs w:val="18"/>
                </w:rPr>
                <w:t xml:space="preserve">The tools shall support regional customisation of HealthPathways links (7 NZ instances sharing a common page ID) and localised delivery guidance per exam/site, delivered through versioned regional overlays selectable by region parameter or user interface control. Overlays add text and links only and cannot alter criteria logic.</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Centralised publishing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89" w:author="Claude (ARCH-MIG-01 Phase 3)" w:date="2026-09-05T17:00:00Z">
              <w:r>
                <w:rPr>
                  <w:rFonts w:ascii="Arial" w:cs="Arial" w:eastAsia="Arial" w:hAnsi="Arial"/>
                  <w:sz w:val="18"/>
                  <w:szCs w:val="18"/>
                </w:rPr>
                <w:delText xml:space="preserve">Criteria content shall be maintained centrally and published to a national endpoint. A single publish action shall update all tools (Viewer, Triage Advisor) simultaneously.</w:delText>
              </w:r>
            </w:del>
            <w:ins w:id="9090" w:author="Claude (ARCH-MIG-01 Phase 3)" w:date="2026-09-05T17:00:00Z">
              <w:r>
                <w:rPr>
                  <w:rFonts w:ascii="Arial" w:cs="Arial" w:eastAsia="Arial" w:hAnsi="Arial"/>
                  <w:sz w:val="18"/>
                  <w:szCs w:val="18"/>
                </w:rPr>
                <w:t xml:space="preserve">Criteria content and logic shall be maintained centrally and published as versioned bundles to a national registry. A single publish action shall make the new bundle version available to all consumer tools (Criteria Viewer, Triage Advisor) simultaneously. Each bundle has a publication state (transcribed, signed-off, published); only signed-off bundles may be published.</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identification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091" w:author="Claude (ARCH-MIG-01 Phase 3)" w:date="2026-09-05T17:00:00Z">
              <w:r>
                <w:rPr>
                  <w:rFonts w:ascii="Arial" w:cs="Arial" w:eastAsia="Arial" w:hAnsi="Arial"/>
                  <w:sz w:val="18"/>
                  <w:szCs w:val="18"/>
                </w:rPr>
                <w:delText xml:space="preserve">Each tool shall display its current version number. Criteria data shall carry a version identifier that is visible to users and traceable to a specific publish event.</w:delText>
              </w:r>
            </w:del>
            <w:ins w:id="9092" w:author="Claude (ARCH-MIG-01 Phase 3)" w:date="2026-09-05T17:00:00Z">
              <w:r>
                <w:rPr>
                  <w:rFonts w:ascii="Arial" w:cs="Arial" w:eastAsia="Arial" w:hAnsi="Arial"/>
                  <w:sz w:val="18"/>
                  <w:szCs w:val="18"/>
                </w:rPr>
                <w:t xml:space="preserve">Each tool shall display its current version number. Every assessment and every criteria display shall carry the bundle version(s), vocabulary version, engine version, extraction prompt version and model identifier used, visible to users and traceable to a specific publish event.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Attribution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attributed to Health New Zealand CRR Programme, not to individual developers.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rPr>
          <w:ins w:id="910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00" w:author="Claude (ARCH-MIG-01 Phase 3)" w:date="2026-09-05T17:00:00Z">
              <w:r>
                <w:rPr>
                  <w:rFonts w:ascii="Arial" w:cs="Arial" w:eastAsia="Arial" w:hAnsi="Arial"/>
                  <w:b/>
                  <w:bCs/>
                  <w:sz w:val="18"/>
                  <w:szCs w:val="18"/>
                </w:rPr>
                <w:t xml:space="preserve">BND-001</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9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98" w:author="Claude (ARCH-MIG-01 Phase 3)" w:date="2026-09-05T17:00:00Z"/>
              </w:rPr>
            </w:pPr>
            <w:ins w:id="9097" w:author="Claude (ARCH-MIG-01 Phase 3)" w:date="2026-09-05T17:00:00Z">
              <w:r>
                <w:rPr>
                  <w:rFonts w:ascii="Arial" w:cs="Arial" w:eastAsia="Arial" w:hAnsi="Arial"/>
                  <w:b/>
                  <w:bCs/>
                  <w:sz w:val="18"/>
                  <w:szCs w:val="18"/>
                </w:rPr>
                <w:t xml:space="preserve">Criteria bundle contents</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96" w:author="Claude (ARCH-MIG-01 Phase 3)" w:date="2026-09-05T17:00:00Z"/>
              </w:rPr>
            </w:pPr>
            <w:ins w:id="9095" w:author="Claude (ARCH-MIG-01 Phase 3)" w:date="2026-09-05T17:00:00Z">
              <w:r>
                <w:rPr>
                  <w:rFonts w:ascii="Arial" w:cs="Arial" w:eastAsia="Arial" w:hAnsi="Arial"/>
                  <w:sz w:val="18"/>
                  <w:szCs w:val="18"/>
                </w:rPr>
                <w:t xml:space="preserve">Each exam/site bundle shall comprise: a CQL Library compiled to ELM with a verbatim SOURCE annotation and page or draft reference on every clinical rule; a FHIR PlanDefinition carrying the published structure, wording, badges, priority codes, page references and evidence sources; a FHIR Questionnaire carrying the indicators; a population Library where record data can fill indicators; terminology bindings; and scenario tests with expected results.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094" w:author="Claude (ARCH-MIG-01 Phase 3)" w:date="2026-09-05T17:00:00Z"/>
              </w:rPr>
            </w:pPr>
            <w:ins w:id="9093" w:author="Claude (ARCH-MIG-01 Phase 3)" w:date="2026-09-05T17:00:00Z">
              <w:r>
                <w:rPr>
                  <w:rFonts w:ascii="Arial" w:cs="Arial" w:eastAsia="Arial" w:hAnsi="Arial"/>
                  <w:sz w:val="18"/>
                  <w:szCs w:val="18"/>
                </w:rPr>
                <w:t xml:space="preserve">Must have</w:t>
              </w:r>
            </w:ins>
          </w:p>
        </w:tc>
      </w:tr>
      <w:tr>
        <w:trPr>
          <w:ins w:id="911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10" w:author="Claude (ARCH-MIG-01 Phase 3)" w:date="2026-09-05T17:00:00Z">
              <w:r>
                <w:rPr>
                  <w:rFonts w:ascii="Arial" w:cs="Arial" w:eastAsia="Arial" w:hAnsi="Arial"/>
                  <w:b/>
                  <w:bCs/>
                  <w:sz w:val="18"/>
                  <w:szCs w:val="18"/>
                </w:rPr>
                <w:t xml:space="preserve">BND-002</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0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08" w:author="Claude (ARCH-MIG-01 Phase 3)" w:date="2026-09-05T17:00:00Z"/>
              </w:rPr>
            </w:pPr>
            <w:ins w:id="9107" w:author="Claude (ARCH-MIG-01 Phase 3)" w:date="2026-09-05T17:00:00Z">
              <w:r>
                <w:rPr>
                  <w:rFonts w:ascii="Arial" w:cs="Arial" w:eastAsia="Arial" w:hAnsi="Arial"/>
                  <w:b/>
                  <w:bCs/>
                  <w:sz w:val="18"/>
                  <w:szCs w:val="18"/>
                </w:rPr>
                <w:t xml:space="preserve">Indicator vocabulary</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06" w:author="Claude (ARCH-MIG-01 Phase 3)" w:date="2026-09-05T17:00:00Z"/>
              </w:rPr>
            </w:pPr>
            <w:ins w:id="9105" w:author="Claude (ARCH-MIG-01 Phase 3)" w:date="2026-09-05T17:00:00Z">
              <w:r>
                <w:rPr>
                  <w:rFonts w:ascii="Arial" w:cs="Arial" w:eastAsia="Arial" w:hAnsi="Arial"/>
                  <w:sz w:val="18"/>
                  <w:szCs w:val="18"/>
                </w:rPr>
                <w:t xml:space="preserve">A national indicator vocabulary shall define shared indicators (identifier, published text, type, clinical grouping, optional terminology binding). Identifiers are immutable once referenced by a published bundle; concepts are added or deprecated, never renamed. Each bundle records the vocabulary version it was built against.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04" w:author="Claude (ARCH-MIG-01 Phase 3)" w:date="2026-09-05T17:00:00Z"/>
              </w:rPr>
            </w:pPr>
            <w:ins w:id="9103" w:author="Claude (ARCH-MIG-01 Phase 3)" w:date="2026-09-05T17:00:00Z">
              <w:r>
                <w:rPr>
                  <w:rFonts w:ascii="Arial" w:cs="Arial" w:eastAsia="Arial" w:hAnsi="Arial"/>
                  <w:sz w:val="18"/>
                  <w:szCs w:val="18"/>
                </w:rPr>
                <w:t xml:space="preserve">Must have</w:t>
              </w:r>
            </w:ins>
          </w:p>
        </w:tc>
      </w:tr>
      <w:tr>
        <w:trPr>
          <w:ins w:id="912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20" w:author="Claude (ARCH-MIG-01 Phase 3)" w:date="2026-09-05T17:00:00Z">
              <w:r>
                <w:rPr>
                  <w:rFonts w:ascii="Arial" w:cs="Arial" w:eastAsia="Arial" w:hAnsi="Arial"/>
                  <w:b/>
                  <w:bCs/>
                  <w:sz w:val="18"/>
                  <w:szCs w:val="18"/>
                </w:rPr>
                <w:t xml:space="preserve">BND-003</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1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18" w:author="Claude (ARCH-MIG-01 Phase 3)" w:date="2026-09-05T17:00:00Z"/>
              </w:rPr>
            </w:pPr>
            <w:ins w:id="9117" w:author="Claude (ARCH-MIG-01 Phase 3)" w:date="2026-09-05T17:00:00Z">
              <w:r>
                <w:rPr>
                  <w:rFonts w:ascii="Arial" w:cs="Arial" w:eastAsia="Arial" w:hAnsi="Arial"/>
                  <w:b/>
                  <w:bCs/>
                  <w:sz w:val="18"/>
                  <w:szCs w:val="18"/>
                </w:rPr>
                <w:t xml:space="preserve">Build gates</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16" w:author="Claude (ARCH-MIG-01 Phase 3)" w:date="2026-09-05T17:00:00Z"/>
              </w:rPr>
            </w:pPr>
            <w:ins w:id="9115" w:author="Claude (ARCH-MIG-01 Phase 3)" w:date="2026-09-05T17:00:00Z">
              <w:r>
                <w:rPr>
                  <w:rFonts w:ascii="Arial" w:cs="Arial" w:eastAsia="Arial" w:hAnsi="Arial"/>
                  <w:sz w:val="18"/>
                  <w:szCs w:val="18"/>
                </w:rPr>
                <w:t xml:space="preserve">A bundle shall not be published unless its scenario tests pass, the cross-artefact consistency check passes (every PlanDefinition condition names a Library expression, every indicator exists, every logic-carrying action carries a page or draft reference, overlays carry no logic) and, once terminology validation is connected, every code resolves in the national terminology service. Placeholder codes shall be flagged until then.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14" w:author="Claude (ARCH-MIG-01 Phase 3)" w:date="2026-09-05T17:00:00Z"/>
              </w:rPr>
            </w:pPr>
            <w:ins w:id="9113" w:author="Claude (ARCH-MIG-01 Phase 3)" w:date="2026-09-05T17:00:00Z">
              <w:r>
                <w:rPr>
                  <w:rFonts w:ascii="Arial" w:cs="Arial" w:eastAsia="Arial" w:hAnsi="Arial"/>
                  <w:sz w:val="18"/>
                  <w:szCs w:val="18"/>
                </w:rPr>
                <w:t xml:space="preserve">Must have</w:t>
              </w:r>
            </w:ins>
          </w:p>
        </w:tc>
      </w:tr>
      <w:tr>
        <w:trPr>
          <w:ins w:id="913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30" w:author="Claude (ARCH-MIG-01 Phase 3)" w:date="2026-09-05T17:00:00Z">
              <w:r>
                <w:rPr>
                  <w:rFonts w:ascii="Arial" w:cs="Arial" w:eastAsia="Arial" w:hAnsi="Arial"/>
                  <w:b/>
                  <w:bCs/>
                  <w:sz w:val="18"/>
                  <w:szCs w:val="18"/>
                </w:rPr>
                <w:t xml:space="preserve">BND-004</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2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28" w:author="Claude (ARCH-MIG-01 Phase 3)" w:date="2026-09-05T17:00:00Z"/>
              </w:rPr>
            </w:pPr>
            <w:ins w:id="9127" w:author="Claude (ARCH-MIG-01 Phase 3)" w:date="2026-09-05T17:00:00Z">
              <w:r>
                <w:rPr>
                  <w:rFonts w:ascii="Arial" w:cs="Arial" w:eastAsia="Arial" w:hAnsi="Arial"/>
                  <w:b/>
                  <w:bCs/>
                  <w:sz w:val="18"/>
                  <w:szCs w:val="18"/>
                </w:rPr>
                <w:t xml:space="preserve">Clinical sign-off</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26" w:author="Claude (ARCH-MIG-01 Phase 3)" w:date="2026-09-05T17:00:00Z"/>
              </w:rPr>
            </w:pPr>
            <w:ins w:id="9125" w:author="Claude (ARCH-MIG-01 Phase 3)" w:date="2026-09-05T17:00:00Z">
              <w:r>
                <w:rPr>
                  <w:rFonts w:ascii="Arial" w:cs="Arial" w:eastAsia="Arial" w:hAnsi="Arial"/>
                  <w:sz w:val="18"/>
                  <w:szCs w:val="18"/>
                </w:rPr>
                <w:t xml:space="preserve">No bundle shall be published without a recorded clinical sign-off naming the reviewer and date, confirming each rule against the source wording, and answering the review questions raised during transcription. Sign-off shall be recorded as a file with the bundle and as bundle state in the Admin Tool.</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24" w:author="Claude (ARCH-MIG-01 Phase 3)" w:date="2026-09-05T17:00:00Z"/>
              </w:rPr>
            </w:pPr>
            <w:ins w:id="9123" w:author="Claude (ARCH-MIG-01 Phase 3)" w:date="2026-09-05T17:00:00Z">
              <w:r>
                <w:rPr>
                  <w:rFonts w:ascii="Arial" w:cs="Arial" w:eastAsia="Arial" w:hAnsi="Arial"/>
                  <w:sz w:val="18"/>
                  <w:szCs w:val="18"/>
                </w:rPr>
                <w:t xml:space="preserve">Must have</w:t>
              </w:r>
            </w:ins>
          </w:p>
        </w:tc>
      </w:tr>
      <w:tr>
        <w:trPr>
          <w:ins w:id="914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40" w:author="Claude (ARCH-MIG-01 Phase 3)" w:date="2026-09-05T17:00:00Z">
              <w:r>
                <w:rPr>
                  <w:rFonts w:ascii="Arial" w:cs="Arial" w:eastAsia="Arial" w:hAnsi="Arial"/>
                  <w:b/>
                  <w:bCs/>
                  <w:sz w:val="18"/>
                  <w:szCs w:val="18"/>
                </w:rPr>
                <w:t xml:space="preserve">BND-005</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3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38" w:author="Claude (ARCH-MIG-01 Phase 3)" w:date="2026-09-05T17:00:00Z"/>
              </w:rPr>
            </w:pPr>
            <w:ins w:id="9137" w:author="Claude (ARCH-MIG-01 Phase 3)" w:date="2026-09-05T17:00:00Z">
              <w:r>
                <w:rPr>
                  <w:rFonts w:ascii="Arial" w:cs="Arial" w:eastAsia="Arial" w:hAnsi="Arial"/>
                  <w:b/>
                  <w:bCs/>
                  <w:sz w:val="18"/>
                  <w:szCs w:val="18"/>
                </w:rPr>
                <w:t xml:space="preserve">Runtime loading</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36" w:author="Claude (ARCH-MIG-01 Phase 3)" w:date="2026-09-05T17:00:00Z"/>
              </w:rPr>
            </w:pPr>
            <w:ins w:id="9135" w:author="Claude (ARCH-MIG-01 Phase 3)" w:date="2026-09-05T17:00:00Z">
              <w:r>
                <w:rPr>
                  <w:rFonts w:ascii="Arial" w:cs="Arial" w:eastAsia="Arial" w:hAnsi="Arial"/>
                  <w:sz w:val="18"/>
                  <w:szCs w:val="18"/>
                </w:rPr>
                <w:t xml:space="preserve">The tools shall load bundles by version from the registry at runtime. No criteria content or logic shall be embedded in application code, prompts or build-time constants. If a required bundle or version cannot be loaded the tool shall fail visibly ("criteria unavailable") rather than fall back silently.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34" w:author="Claude (ARCH-MIG-01 Phase 3)" w:date="2026-09-05T17:00:00Z"/>
              </w:rPr>
            </w:pPr>
            <w:ins w:id="9133" w:author="Claude (ARCH-MIG-01 Phase 3)" w:date="2026-09-05T17:00:00Z">
              <w:r>
                <w:rPr>
                  <w:rFonts w:ascii="Arial" w:cs="Arial" w:eastAsia="Arial" w:hAnsi="Arial"/>
                  <w:sz w:val="18"/>
                  <w:szCs w:val="18"/>
                </w:rPr>
                <w:t xml:space="preserve">Must have</w:t>
              </w:r>
            </w:ins>
          </w:p>
        </w:tc>
      </w:tr>
      <w:tr>
        <w:trPr>
          <w:ins w:id="915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50" w:author="Claude (ARCH-MIG-01 Phase 3)" w:date="2026-09-05T17:00:00Z">
              <w:r>
                <w:rPr>
                  <w:rFonts w:ascii="Arial" w:cs="Arial" w:eastAsia="Arial" w:hAnsi="Arial"/>
                  <w:b/>
                  <w:bCs/>
                  <w:sz w:val="18"/>
                  <w:szCs w:val="18"/>
                </w:rPr>
                <w:t xml:space="preserve">BND-006</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49"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48" w:author="Claude (ARCH-MIG-01 Phase 3)" w:date="2026-09-05T17:00:00Z"/>
              </w:rPr>
            </w:pPr>
            <w:ins w:id="9147" w:author="Claude (ARCH-MIG-01 Phase 3)" w:date="2026-09-05T17:00:00Z">
              <w:r>
                <w:rPr>
                  <w:rFonts w:ascii="Arial" w:cs="Arial" w:eastAsia="Arial" w:hAnsi="Arial"/>
                  <w:b/>
                  <w:bCs/>
                  <w:sz w:val="18"/>
                  <w:szCs w:val="18"/>
                </w:rPr>
                <w:t xml:space="preserve">Cross-bundle references</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46" w:author="Claude (ARCH-MIG-01 Phase 3)" w:date="2026-09-05T17:00:00Z"/>
              </w:rPr>
            </w:pPr>
            <w:ins w:id="9145" w:author="Claude (ARCH-MIG-01 Phase 3)" w:date="2026-09-05T17:00:00Z">
              <w:r>
                <w:rPr>
                  <w:rFonts w:ascii="Arial" w:cs="Arial" w:eastAsia="Arial" w:hAnsi="Arial"/>
                  <w:sz w:val="18"/>
                  <w:szCs w:val="18"/>
                </w:rPr>
                <w:t xml:space="preserve">Where a criterion depends on another exam/site’s determination (e.g. a CT Abdomen and Pelvis exclusion for patients who meet CT Chest, Abdomen and Pelvis criteria), the bundle shall reference the other bundle’s Library rather than re-transcribe it, and a change to the referenced bundle shall re-run the referencing bundle’s tests.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44" w:author="Claude (ARCH-MIG-01 Phase 3)" w:date="2026-09-05T17:00:00Z"/>
              </w:rPr>
            </w:pPr>
            <w:ins w:id="9143" w:author="Claude (ARCH-MIG-01 Phase 3)" w:date="2026-09-05T17:00:00Z">
              <w:r>
                <w:rPr>
                  <w:rFonts w:ascii="Arial" w:cs="Arial" w:eastAsia="Arial" w:hAnsi="Arial"/>
                  <w:sz w:val="18"/>
                  <w:szCs w:val="18"/>
                </w:rPr>
                <w:t xml:space="preserve">Should have</w:t>
              </w:r>
            </w:ins>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8.2 Criteria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EXAM SELECTION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type selector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present selection of imaging modalities: CT, Ultrasound, X-Ray, and MRI.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Anatomical site selector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For multi-site exams, the tool shall display an anatomical site selector (e.g. CT: Head, CAP, Chest, KUB, Colonography, IVU, Sinus). Criteria for selected sites shall be displayed.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toggle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a paediatric criteria toggle that switches between adult and paediatric criteria sets. Paediatric criteria cover 14 exam/site combinations (89 items).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reset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Switching exams shall reset all ticked criteria and clear all generated output.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CRITERIA DISPLAY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Indication-based grouping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shall be displayed grouped by clinical indication within each anatomical site.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Priority badges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indication group shall display a colour-coded timeframe badge indicating clinical priority using referrer-appropriate language.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Gateway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requiring mandatory prerequisites (e.g. BPAC tool completion, specialist endorsement) shall be flagged with a visible GATEWAY badge.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Lab value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requiring specific numeric lab results shall be flagged with a LAB VALUE REQUIRED badge.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Mandatory group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groups where all items must be met shall be flagged with a MANDATORY indicator.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Eligibility requirements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Prerequisites and eligibility conditions shall be displayed in a prominent information block above the criteria list. These shall not be interactive (no checkboxes).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Not-funded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Not routinely funded scenarios shall be displayed as informational text below the criteria list. These shall not be interactive.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Guidance and HealthPathways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53" w:author="Claude (ARCH-MIG-01 Phase 3)" w:date="2026-09-05T17:00:00Z">
              <w:r>
                <w:rPr>
                  <w:rFonts w:ascii="Arial" w:cs="Arial" w:eastAsia="Arial" w:hAnsi="Arial"/>
                  <w:sz w:val="18"/>
                  <w:szCs w:val="18"/>
                </w:rPr>
                <w:delText xml:space="preserve">Each exam/site shall display relevant clinical guidance text and a link to the applicable HealthPathways page, with the HealthPathways domain swapped based on the selected region.</w:delText>
              </w:r>
            </w:del>
            <w:ins w:id="9154" w:author="Claude (ARCH-MIG-01 Phase 3)" w:date="2026-09-05T17:00:00Z">
              <w:r>
                <w:rPr>
                  <w:rFonts w:ascii="Arial" w:cs="Arial" w:eastAsia="Arial" w:hAnsi="Arial"/>
                  <w:sz w:val="18"/>
                  <w:szCs w:val="18"/>
                </w:rPr>
                <w:t xml:space="preserve">Each exam/site shall display relevant clinical guidance text from the PlanDefinition and a link to the applicable HealthPathways page, composed from the national page ID and the selected region’s HealthPathways domain, together with any regional overlay delivery guidance for that exam/site.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Footnotes and definitions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Supporting footnotes, definitions, and alternative management notes from the criteria source shall be displayed alongside the criteria.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Compound criteria logic</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55" w:author="Claude (ARCH-MIG-01 Phase 3)" w:date="2026-09-05T17:00:00Z">
              <w:r>
                <w:rPr>
                  <w:rFonts w:ascii="Arial" w:cs="Arial" w:eastAsia="Arial" w:hAnsi="Arial"/>
                  <w:sz w:val="18"/>
                  <w:szCs w:val="18"/>
                </w:rPr>
                <w:delText xml:space="preserve">Criteria items containing multiple sub-elements with logical relationships (all-of, any-of, mandatory-plus-pick) shall be rendered with appropriate visual grouping and logic indicators.</w:delText>
              </w:r>
            </w:del>
            <w:ins w:id="9156" w:author="Claude (ARCH-MIG-01 Phase 3)" w:date="2026-09-05T17:00:00Z">
              <w:r>
                <w:rPr>
                  <w:rFonts w:ascii="Arial" w:cs="Arial" w:eastAsia="Arial" w:hAnsi="Arial"/>
                  <w:sz w:val="18"/>
                  <w:szCs w:val="18"/>
                </w:rPr>
                <w:t xml:space="preserve">Criteria items containing multiple sub-elements with logical relationships shall be rendered from the PlanDefinition structure (selection behaviour: all, one-or-more, any) with appropriate visual grouping and logic indicators, so that the displayed structure is the same structure the rules engine evaluates.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OUTPUT GENERATION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ticking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57" w:author="Claude (ARCH-MIG-01 Phase 3)" w:date="2026-09-05T17:00:00Z">
              <w:r>
                <w:rPr>
                  <w:rFonts w:ascii="Arial" w:cs="Arial" w:eastAsia="Arial" w:hAnsi="Arial"/>
                  <w:sz w:val="18"/>
                  <w:szCs w:val="18"/>
                </w:rPr>
                <w:delText xml:space="preserve">In active mode, each clinical criterion shall have an interactive checkbox. Ticking a criterion shall add it to the output text.</w:delText>
              </w:r>
            </w:del>
            <w:ins w:id="9158" w:author="Claude (ARCH-MIG-01 Phase 3)" w:date="2026-09-05T17:00:00Z">
              <w:r>
                <w:rPr>
                  <w:rFonts w:ascii="Arial" w:cs="Arial" w:eastAsia="Arial" w:hAnsi="Arial"/>
                  <w:sz w:val="18"/>
                  <w:szCs w:val="18"/>
                </w:rPr>
                <w:t xml:space="preserve">In active mode, each clinical criterion indicator shall have an interactive checkbox. Ticking shall add the criterion to the output text and record the indicator in a QuestionnaireResponse. The tool should offer a "check against criteria" action that evaluates the ticked indicators with the rules engine (no LLM) and shows the resulting advisory.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Live output preview</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A live preview panel shall display all ticked criteria as a visual list, updating immediately as criteria are ticked or unticked.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Text output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A formatted text output area shall display clipboard-ready text containing exam name, site(s), and ticked criteria in shorthand format. No date, patient, or header text shall be included.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Copy to clipboard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copy-to-clipboard action for the formatted output text.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Send to referral form</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launched from a referral platform, the tool shall support sending the formatted output text back to the calling form (e.g. via postMessage or callback URL).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INTEGRATION MODES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Standalone mode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function as a standalone browser-based application with full exam selection, criteria display, and output generation.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URL-parameterised launch</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accept URL parameters (exam, site(s), region) to pre-select criteria display. The exam selection UI shall remain visible showing the current selection, allowing the user to navigate to other exams if needed.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Passive mode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launched with mode=passive, the tool shall display criteria in read-only format. All checkboxes and copy/action buttons shall be hidden.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Referral platform integration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be embeddable within referral platforms (HealthLink, ERMS, BPAC) via side panel, modal overlay, or new tab/window integration patterns.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QUALITY ASSURANCE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QA review submission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mechanism for clinical reviewers to submit quality assessments of criteria display accuracy.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telemetry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log anonymised usage events (exam selected, criteria ticked, copy actions, HealthPathways clicks) for programme analytics without capturing patient data.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rPr>
          <w:ins w:id="9169"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67" w:author="Claude (ARCH-MIG-01 Phase 3)" w:date="2026-09-05T17:00:00Z">
              <w:r>
                <w:rPr>
                  <w:rFonts w:ascii="Arial" w:cs="Arial" w:eastAsia="Arial" w:hAnsi="Arial"/>
                  <w:b/>
                  <w:bCs/>
                  <w:sz w:val="18"/>
                  <w:szCs w:val="18"/>
                </w:rPr>
                <w:t xml:space="preserve">CV-026</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66" w:author="Claude (ARCH-MIG-01 Phase 3)" w:date="2026-09-05T17:00:00Z"/>
              </w:rPr>
            </w:pPr>
            <w:ins w:id="9165" w:author="Claude (ARCH-MIG-01 Phase 3)" w:date="2026-09-05T17:00:00Z">
              <w:r>
                <w:rPr>
                  <w:rFonts w:ascii="Arial" w:cs="Arial" w:eastAsia="Arial" w:hAnsi="Arial"/>
                  <w:sz w:val="18"/>
                  <w:szCs w:val="18"/>
                </w:rPr>
                <w:t xml:space="preserve">2.0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64" w:author="Claude (ARCH-MIG-01 Phase 3)" w:date="2026-09-05T17:00:00Z"/>
              </w:rPr>
            </w:pPr>
            <w:ins w:id="9163" w:author="Claude (ARCH-MIG-01 Phase 3)" w:date="2026-09-05T17:00:00Z">
              <w:r>
                <w:rPr>
                  <w:rFonts w:ascii="Arial" w:cs="Arial" w:eastAsia="Arial" w:hAnsi="Arial"/>
                  <w:b/>
                  <w:bCs/>
                  <w:sz w:val="18"/>
                  <w:szCs w:val="18"/>
                </w:rPr>
                <w:t xml:space="preserve">Page references</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62" w:author="Claude (ARCH-MIG-01 Phase 3)" w:date="2026-09-05T17:00:00Z"/>
              </w:rPr>
            </w:pPr>
            <w:ins w:id="9161" w:author="Claude (ARCH-MIG-01 Phase 3)" w:date="2026-09-05T17:00:00Z">
              <w:r>
                <w:rPr>
                  <w:rFonts w:ascii="Arial" w:cs="Arial" w:eastAsia="Arial" w:hAnsi="Arial"/>
                  <w:sz w:val="18"/>
                  <w:szCs w:val="18"/>
                </w:rPr>
                <w:t xml:space="preserve">Each criterion shall display its source page (or approved-draft) reference from the PlanDefinition, and where a stable published URL exists, a page-anchored link to the source document.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60" w:author="Claude (ARCH-MIG-01 Phase 3)" w:date="2026-09-05T17:00:00Z"/>
              </w:rPr>
            </w:pPr>
            <w:ins w:id="9159" w:author="Claude (ARCH-MIG-01 Phase 3)" w:date="2026-09-05T17:00:00Z">
              <w:r>
                <w:rPr>
                  <w:rFonts w:ascii="Arial" w:cs="Arial" w:eastAsia="Arial" w:hAnsi="Arial"/>
                  <w:sz w:val="18"/>
                  <w:szCs w:val="18"/>
                </w:rPr>
                <w:t xml:space="preserve">Should have</w:t>
              </w:r>
            </w:ins>
          </w:p>
        </w:tc>
      </w:tr>
      <w:tr>
        <w:trPr>
          <w:ins w:id="9180"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178" w:author="Claude (ARCH-MIG-01 Phase 3)" w:date="2026-09-05T17:00:00Z">
              <w:r>
                <w:rPr>
                  <w:rFonts w:ascii="Arial" w:cs="Arial" w:eastAsia="Arial" w:hAnsi="Arial"/>
                  <w:b/>
                  <w:bCs/>
                  <w:sz w:val="18"/>
                  <w:szCs w:val="18"/>
                </w:rPr>
                <w:t xml:space="preserve">CV-027</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77" w:author="Claude (ARCH-MIG-01 Phase 3)" w:date="2026-09-05T17:00:00Z"/>
              </w:rPr>
            </w:pPr>
            <w:ins w:id="9176" w:author="Claude (ARCH-MIG-01 Phase 3)" w:date="2026-09-05T17:00:00Z">
              <w:r>
                <w:rPr>
                  <w:rFonts w:ascii="Arial" w:cs="Arial" w:eastAsia="Arial" w:hAnsi="Arial"/>
                  <w:sz w:val="18"/>
                  <w:szCs w:val="18"/>
                </w:rPr>
                <w:t xml:space="preserve">2.0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75" w:author="Claude (ARCH-MIG-01 Phase 3)" w:date="2026-09-05T17:00:00Z"/>
              </w:rPr>
            </w:pPr>
            <w:ins w:id="9174" w:author="Claude (ARCH-MIG-01 Phase 3)" w:date="2026-09-05T17:00:00Z">
              <w:r>
                <w:rPr>
                  <w:rFonts w:ascii="Arial" w:cs="Arial" w:eastAsia="Arial" w:hAnsi="Arial"/>
                  <w:b/>
                  <w:bCs/>
                  <w:sz w:val="18"/>
                  <w:szCs w:val="18"/>
                </w:rPr>
                <w:t xml:space="preserve">Indicator-based grouping</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73" w:author="Claude (ARCH-MIG-01 Phase 3)" w:date="2026-09-05T17:00:00Z"/>
              </w:rPr>
            </w:pPr>
            <w:ins w:id="9172" w:author="Claude (ARCH-MIG-01 Phase 3)" w:date="2026-09-05T17:00:00Z">
              <w:r>
                <w:rPr>
                  <w:rFonts w:ascii="Arial" w:cs="Arial" w:eastAsia="Arial" w:hAnsi="Arial"/>
                  <w:sz w:val="18"/>
                  <w:szCs w:val="18"/>
                </w:rPr>
                <w:t xml:space="preserve">The tool should offer an alternative grouping of criteria by indicator vocabulary group, reflecting evaluator feedback, selectable without changing the underlying bundle.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171" w:author="Claude (ARCH-MIG-01 Phase 3)" w:date="2026-09-05T17:00:00Z"/>
              </w:rPr>
            </w:pPr>
            <w:ins w:id="9170" w:author="Claude (ARCH-MIG-01 Phase 3)" w:date="2026-09-05T17:00:00Z">
              <w:r>
                <w:rPr>
                  <w:rFonts w:ascii="Arial" w:cs="Arial" w:eastAsia="Arial" w:hAnsi="Arial"/>
                  <w:sz w:val="18"/>
                  <w:szCs w:val="18"/>
                </w:rPr>
                <w:t xml:space="preserve">Nice to have</w:t>
              </w:r>
            </w:ins>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8.3 Triage Advisor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REFERRAL INPUT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Free-text referral input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accept free-text referral notes as input, supporting the full range of GP referral writing styles and abbreviations.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auto-detection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81" w:author="Claude (ARCH-MIG-01 Phase 3)" w:date="2026-09-05T17:00:00Z">
              <w:r>
                <w:rPr>
                  <w:rFonts w:ascii="Arial" w:cs="Arial" w:eastAsia="Arial" w:hAnsi="Arial"/>
                  <w:sz w:val="18"/>
                  <w:szCs w:val="18"/>
                </w:rPr>
                <w:delText xml:space="preserve">The tool shall automatically detect the imaging modality and anatomical site from the referral note text when possible, with the ability for the user to manually correct.</w:delText>
              </w:r>
            </w:del>
            <w:ins w:id="9182" w:author="Claude (ARCH-MIG-01 Phase 3)" w:date="2026-09-05T17:00:00Z">
              <w:r>
                <w:rPr>
                  <w:rFonts w:ascii="Arial" w:cs="Arial" w:eastAsia="Arial" w:hAnsi="Arial"/>
                  <w:sz w:val="18"/>
                  <w:szCs w:val="18"/>
                </w:rPr>
                <w:t xml:space="preserve">Exam/site selection shall be an output of the extraction step: the model shall propose the requested exam/site and any other exam/sites the note plausibly indicates, chosen from the published exam/site list, each with a supporting quote. The user shall be able to correct the selection.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detect paediatric patients from the referral note (age mentions, keywords including yr abbreviation) and automatically select paediatric criteria when applicable.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Example referrals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set of example referral notes that can be loaded and assessed to demonstrate functionality. Clicking an example shall load the note and immediately run the assessment.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Receive referral from calling application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83" w:author="Claude (ARCH-MIG-01 Phase 3)" w:date="2026-09-05T17:00:00Z">
              <w:r>
                <w:rPr>
                  <w:rFonts w:ascii="Arial" w:cs="Arial" w:eastAsia="Arial" w:hAnsi="Arial"/>
                  <w:sz w:val="18"/>
                  <w:szCs w:val="18"/>
                </w:rPr>
                <w:delText xml:space="preserve">The tool shall support receiving the referral note text, sex, age (not date of birth), and relevant lab values from a calling application via URL parameters or postMessage, avoiding re-entry of available data.</w:delText>
              </w:r>
            </w:del>
            <w:ins w:id="9184" w:author="Claude (ARCH-MIG-01 Phase 3)" w:date="2026-09-05T17:00:00Z">
              <w:r>
                <w:rPr>
                  <w:rFonts w:ascii="Arial" w:cs="Arial" w:eastAsia="Arial" w:hAnsi="Arial"/>
                  <w:sz w:val="18"/>
                  <w:szCs w:val="18"/>
                </w:rPr>
                <w:t xml:space="preserve">The tool shall support receiving the referral note text, sex, age (not date of birth), and relevant lab values from a calling application via URL parameters or postMessage. Supplied values shall be mapped onto indicators in the QuestionnaireResponse with evidence status documented, avoiding re-entry of available data.</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AI ASSESSMENT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85" w:author="Claude (ARCH-MIG-01 Phase 3)" w:date="2026-09-05T17:00:00Z">
              <w:r>
                <w:rPr>
                  <w:rFonts w:ascii="Arial" w:cs="Arial" w:eastAsia="Arial" w:hAnsi="Arial"/>
                  <w:b/>
                  <w:bCs/>
                  <w:sz w:val="18"/>
                  <w:szCs w:val="18"/>
                </w:rPr>
                <w:delText xml:space="preserve">Criteria-based assessment</w:delText>
              </w:r>
            </w:del>
            <w:ins w:id="9186" w:author="Claude (ARCH-MIG-01 Phase 3)" w:date="2026-09-05T17:00:00Z">
              <w:r>
                <w:rPr>
                  <w:rFonts w:ascii="Arial" w:cs="Arial" w:eastAsia="Arial" w:hAnsi="Arial"/>
                  <w:b/>
                  <w:bCs/>
                  <w:sz w:val="18"/>
                  <w:szCs w:val="18"/>
                </w:rPr>
                <w:t xml:space="preserve">Criteria evaluation</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87" w:author="Claude (ARCH-MIG-01 Phase 3)" w:date="2026-09-05T17:00:00Z">
              <w:r>
                <w:rPr>
                  <w:rFonts w:ascii="Arial" w:cs="Arial" w:eastAsia="Arial" w:hAnsi="Arial"/>
                  <w:sz w:val="18"/>
                  <w:szCs w:val="18"/>
                </w:rPr>
                <w:delText xml:space="preserve">The tool shall assess the referral note against the national criteria. The assessment should not be restricted to the auto-detected exam/site; the AI should consider whether the referral note suggests a different or additional exam may be more appropriate.</w:delText>
              </w:r>
            </w:del>
            <w:ins w:id="9188" w:author="Claude (ARCH-MIG-01 Phase 3)" w:date="2026-09-05T17:00:00Z">
              <w:r>
                <w:rPr>
                  <w:rFonts w:ascii="Arial" w:cs="Arial" w:eastAsia="Arial" w:hAnsi="Arial"/>
                  <w:sz w:val="18"/>
                  <w:szCs w:val="18"/>
                </w:rPr>
                <w:t xml:space="preserve">The rules engine shall evaluate the QuestionnaireResponse against the requested exam/site bundle and against every candidate exam/site proposed by extraction. Where a candidate exam/site is met and the requested one is not, the advisory shall carry a cross-exam recommendation using the published wording. National red-flag and ACC indicators shall be evaluated before any exam/site bundle.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89" w:author="Claude (ARCH-MIG-01 Phase 3)" w:date="2026-09-05T17:00:00Z">
              <w:r>
                <w:rPr>
                  <w:rFonts w:ascii="Arial" w:cs="Arial" w:eastAsia="Arial" w:hAnsi="Arial"/>
                  <w:b/>
                  <w:bCs/>
                  <w:sz w:val="18"/>
                  <w:szCs w:val="18"/>
                </w:rPr>
                <w:delText xml:space="preserve">Structured output</w:delText>
              </w:r>
            </w:del>
            <w:ins w:id="9190" w:author="Claude (ARCH-MIG-01 Phase 3)" w:date="2026-09-05T17:00:00Z">
              <w:r>
                <w:rPr>
                  <w:rFonts w:ascii="Arial" w:cs="Arial" w:eastAsia="Arial" w:hAnsi="Arial"/>
                  <w:b/>
                  <w:bCs/>
                  <w:sz w:val="18"/>
                  <w:szCs w:val="18"/>
                </w:rPr>
                <w:t xml:space="preserve">Advisory output</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91" w:author="Claude (ARCH-MIG-01 Phase 3)" w:date="2026-09-05T17:00:00Z">
              <w:r>
                <w:rPr>
                  <w:rFonts w:ascii="Arial" w:cs="Arial" w:eastAsia="Arial" w:hAnsi="Arial"/>
                  <w:sz w:val="18"/>
                  <w:szCs w:val="18"/>
                </w:rPr>
                <w:delText xml:space="preserve">The assessment shall produce structured output including: verdict (approve/decline/insufficient), matched criteria with references, missing or unclear elements, and confidence indicators.</w:delText>
              </w:r>
            </w:del>
            <w:ins w:id="9192" w:author="Claude (ARCH-MIG-01 Phase 3)" w:date="2026-09-05T17:00:00Z">
              <w:r>
                <w:rPr>
                  <w:rFonts w:ascii="Arial" w:cs="Arial" w:eastAsia="Arial" w:hAnsi="Arial"/>
                  <w:sz w:val="18"/>
                  <w:szCs w:val="18"/>
                </w:rPr>
                <w:t xml:space="preserve">The assessment shall produce a single structured Advisory including: determination (priority tier met, criteria not met, insufficient information, alternative management, not routinely funded, paediatric criteria apply, emergency or ACC redirect); priority timeframe; documented and met indicators and missing indicators, each with page references; inferred and retrieved indicators; active and unconfirmed redirects; cross-exam recommendations; and a rule trace showing every intermediate rule result. The referrer view and the triager view shall be renderings of the same Advisory.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93" w:author="Claude (ARCH-MIG-01 Phase 3)" w:date="2026-09-05T17:00:00Z">
              <w:r>
                <w:rPr>
                  <w:rFonts w:ascii="Arial" w:cs="Arial" w:eastAsia="Arial" w:hAnsi="Arial"/>
                  <w:b/>
                  <w:bCs/>
                  <w:sz w:val="18"/>
                  <w:szCs w:val="18"/>
                </w:rPr>
                <w:delText xml:space="preserve">LLM-based analysis</w:delText>
              </w:r>
            </w:del>
            <w:ins w:id="9194" w:author="Claude (ARCH-MIG-01 Phase 3)" w:date="2026-09-05T17:00:00Z">
              <w:r>
                <w:rPr>
                  <w:rFonts w:ascii="Arial" w:cs="Arial" w:eastAsia="Arial" w:hAnsi="Arial"/>
                  <w:b/>
                  <w:bCs/>
                  <w:sz w:val="18"/>
                  <w:szCs w:val="18"/>
                </w:rPr>
                <w:t xml:space="preserve">LLM extraction</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95" w:author="Claude (ARCH-MIG-01 Phase 3)" w:date="2026-09-05T17:00:00Z">
              <w:r>
                <w:rPr>
                  <w:rFonts w:ascii="Arial" w:cs="Arial" w:eastAsia="Arial" w:hAnsi="Arial"/>
                  <w:sz w:val="18"/>
                  <w:szCs w:val="18"/>
                </w:rPr>
                <w:delText xml:space="preserve">The tool shall use a large language model (currently Claude Sonnet 4) to perform natural language analysis of referral notes. The model shall be configurable.</w:delText>
              </w:r>
            </w:del>
            <w:ins w:id="9196" w:author="Claude (ARCH-MIG-01 Phase 3)" w:date="2026-09-05T17:00:00Z">
              <w:r>
                <w:rPr>
                  <w:rFonts w:ascii="Arial" w:cs="Arial" w:eastAsia="Arial" w:hAnsi="Arial"/>
                  <w:sz w:val="18"/>
                  <w:szCs w:val="18"/>
                </w:rPr>
                <w:t xml:space="preserve">The tool shall use a large language model for extraction only: it fills the published Questionnaire for the selected exam/site(s) from the referral note, answering only what the note supports, with an evidence status (documented or inferred) and a verbatim quote on every answer, and omitting indicators the note does not address. The model shall not assess criteria, assign priority, rewrite the note or give advice. The model shall be configurable and pinned by a fixed identifier; a model change is a benchmark-gated release.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97" w:author="Claude (ARCH-MIG-01 Phase 3)" w:date="2026-09-05T17:00:00Z">
              <w:r>
                <w:rPr>
                  <w:rFonts w:ascii="Arial" w:cs="Arial" w:eastAsia="Arial" w:hAnsi="Arial"/>
                  <w:b/>
                  <w:bCs/>
                  <w:sz w:val="18"/>
                  <w:szCs w:val="18"/>
                </w:rPr>
                <w:delText xml:space="preserve">System prompt control</w:delText>
              </w:r>
            </w:del>
            <w:ins w:id="9198" w:author="Claude (ARCH-MIG-01 Phase 3)" w:date="2026-09-05T17:00:00Z">
              <w:r>
                <w:rPr>
                  <w:rFonts w:ascii="Arial" w:cs="Arial" w:eastAsia="Arial" w:hAnsi="Arial"/>
                  <w:b/>
                  <w:bCs/>
                  <w:sz w:val="18"/>
                  <w:szCs w:val="18"/>
                </w:rPr>
                <w:t xml:space="preserve">Extraction prompt control</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199" w:author="Claude (ARCH-MIG-01 Phase 3)" w:date="2026-09-05T17:00:00Z">
              <w:r>
                <w:rPr>
                  <w:rFonts w:ascii="Arial" w:cs="Arial" w:eastAsia="Arial" w:hAnsi="Arial"/>
                  <w:sz w:val="18"/>
                  <w:szCs w:val="18"/>
                </w:rPr>
                <w:delText xml:space="preserve">The assessment shall be governed by a structured system prompt that defines assessment rules, safety logic, and output format. The prompt shall be stored in the database with version control and audit trail of changes, supporting rollback to previous versions.</w:delText>
              </w:r>
            </w:del>
            <w:ins w:id="9200" w:author="Claude (ARCH-MIG-01 Phase 3)" w:date="2026-09-05T17:00:00Z">
              <w:r>
                <w:rPr>
                  <w:rFonts w:ascii="Arial" w:cs="Arial" w:eastAsia="Arial" w:hAnsi="Arial"/>
                  <w:sz w:val="18"/>
                  <w:szCs w:val="18"/>
                </w:rPr>
                <w:t xml:space="preserve">Extraction shall be governed by a system prompt assembled server-side from the extraction contract. The prompt shall be stored in the database with version control and a verified-identity audit trail of changes, supporting rollback. The prompt shall contain no criteria content; the concept-equivalence list it carries shall be clinically owned and versioned with it.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Documentation standard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01" w:author="Claude (ARCH-MIG-01 Phase 3)" w:date="2026-09-05T17:00:00Z">
              <w:r>
                <w:rPr>
                  <w:rFonts w:ascii="Arial" w:cs="Arial" w:eastAsia="Arial" w:hAnsi="Arial"/>
                  <w:sz w:val="18"/>
                  <w:szCs w:val="18"/>
                </w:rPr>
                <w:delText xml:space="preserve">The tool shall support a documentation standard setting (strict vs inferred reading mode) that governs how the AI interprets clinical shorthand and implied information. The default mode shall be determined through clinical evaluation feedback. The setting should be configurable without code changes.</w:delText>
              </w:r>
            </w:del>
            <w:ins w:id="9202" w:author="Claude (ARCH-MIG-01 Phase 3)" w:date="2026-09-05T17:00:00Z">
              <w:r>
                <w:rPr>
                  <w:rFonts w:ascii="Arial" w:cs="Arial" w:eastAsia="Arial" w:hAnsi="Arial"/>
                  <w:sz w:val="18"/>
                  <w:szCs w:val="18"/>
                </w:rPr>
                <w:t xml:space="preserve">The tool shall support a documentation standard setting (strict vs inferred) implemented as a rules-engine parameter over evidence status: under strict, only documented (and retrieved) answers may establish a criterion and inferred answers are listed for confirmation; under inferred, inferred answers also count. The model always labels; the setting changes evaluation, not extraction. The default shall be determined through clinical evaluation and be configurable without code changes.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SAFETY AND PATHWAY LOGIC</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Emergency detection (Step 0)</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03" w:author="Claude (ARCH-MIG-01 Phase 3)" w:date="2026-09-05T17:00:00Z">
              <w:r>
                <w:rPr>
                  <w:rFonts w:ascii="Arial" w:cs="Arial" w:eastAsia="Arial" w:hAnsi="Arial"/>
                  <w:sz w:val="18"/>
                  <w:szCs w:val="18"/>
                </w:rPr>
                <w:delText xml:space="preserve">Before assessing criteria, the tool shall check for emergency presentations (pneumothorax, SAH, cauda equina, torsion, AAA, haemoptysis) and advise the user to redirect to the appropriate emergency pathway. This check takes absolute priority over all other assessment logic.</w:delText>
              </w:r>
            </w:del>
            <w:ins w:id="9204" w:author="Claude (ARCH-MIG-01 Phase 3)" w:date="2026-09-05T17:00:00Z">
              <w:r>
                <w:rPr>
                  <w:rFonts w:ascii="Arial" w:cs="Arial" w:eastAsia="Arial" w:hAnsi="Arial"/>
                  <w:sz w:val="18"/>
                  <w:szCs w:val="18"/>
                </w:rPr>
                <w:t xml:space="preserve">Before evaluating any exam/site criteria, the rules engine shall evaluate national red-flag indicators extracted from the note (emergency presentations such as pneumothorax, SAH, cauda equina, torsion, AAA, massive haemoptysis) and, where present, produce an emergency redirect determination. This precedence is fixed in the engine and takes absolute priority over all other logic.</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ACC redirect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05" w:author="Claude (ARCH-MIG-01 Phase 3)" w:date="2026-09-05T17:00:00Z">
              <w:r>
                <w:rPr>
                  <w:rFonts w:ascii="Arial" w:cs="Arial" w:eastAsia="Arial" w:hAnsi="Arial"/>
                  <w:sz w:val="18"/>
                  <w:szCs w:val="18"/>
                </w:rPr>
                <w:delText xml:space="preserve">The tool shall detect trauma mechanisms in the referral note and advise the user to redirect to the ACC funding pathway rather than assessing against CRR criteria.</w:delText>
              </w:r>
            </w:del>
            <w:ins w:id="9206" w:author="Claude (ARCH-MIG-01 Phase 3)" w:date="2026-09-05T17:00:00Z">
              <w:r>
                <w:rPr>
                  <w:rFonts w:ascii="Arial" w:cs="Arial" w:eastAsia="Arial" w:hAnsi="Arial"/>
                  <w:sz w:val="18"/>
                  <w:szCs w:val="18"/>
                </w:rPr>
                <w:t xml:space="preserve">The tool shall extract a trauma-mechanism indicator and, where documented as the primary cause, the rules engine shall produce an ACC redirect determination rather than evaluating CRR criteria.</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Compound presentation handling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07" w:author="Claude (ARCH-MIG-01 Phase 3)" w:date="2026-09-05T17:00:00Z">
              <w:r>
                <w:rPr>
                  <w:rFonts w:ascii="Arial" w:cs="Arial" w:eastAsia="Arial" w:hAnsi="Arial"/>
                  <w:sz w:val="18"/>
                  <w:szCs w:val="18"/>
                </w:rPr>
                <w:delText xml:space="preserve">When a referral note contains both a redirect trigger (emergency/ACC) and CRR-eligible criteria elements, the tool shall apply the redirect and not assess CRR criteria.</w:delText>
              </w:r>
            </w:del>
            <w:ins w:id="9208" w:author="Claude (ARCH-MIG-01 Phase 3)" w:date="2026-09-05T17:00:00Z">
              <w:r>
                <w:rPr>
                  <w:rFonts w:ascii="Arial" w:cs="Arial" w:eastAsia="Arial" w:hAnsi="Arial"/>
                  <w:sz w:val="18"/>
                  <w:szCs w:val="18"/>
                </w:rPr>
                <w:t xml:space="preserve">When a note contains both a redirect trigger (emergency or ACC) and CRR-eligible indicators, the engine’s fixed precedence shall apply the redirect and shall not report the CRR criteria as met.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Temporal ambiguity flagging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09" w:author="Claude (ARCH-MIG-01 Phase 3)" w:date="2026-09-05T17:00:00Z">
              <w:r>
                <w:rPr>
                  <w:rFonts w:ascii="Arial" w:cs="Arial" w:eastAsia="Arial" w:hAnsi="Arial"/>
                  <w:sz w:val="18"/>
                  <w:szCs w:val="18"/>
                </w:rPr>
                <w:delText xml:space="preserve">When referral notes use ambiguous timing language that could meet or miss a criteria threshold, the tool shall flag the ambiguity for clarification rather than assuming the threshold is met.</w:delText>
              </w:r>
            </w:del>
            <w:ins w:id="9210" w:author="Claude (ARCH-MIG-01 Phase 3)" w:date="2026-09-05T17:00:00Z">
              <w:r>
                <w:rPr>
                  <w:rFonts w:ascii="Arial" w:cs="Arial" w:eastAsia="Arial" w:hAnsi="Arial"/>
                  <w:sz w:val="18"/>
                  <w:szCs w:val="18"/>
                </w:rPr>
                <w:t xml:space="preserve">When timing language is ambiguous, the extraction step shall omit the timing value rather than assume it; the engine shall then report the determination as insufficient information and name the timing indicator required.</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Risk modifier handling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11" w:author="Claude (ARCH-MIG-01 Phase 3)" w:date="2026-09-05T17:00:00Z">
              <w:r>
                <w:rPr>
                  <w:rFonts w:ascii="Arial" w:cs="Arial" w:eastAsia="Arial" w:hAnsi="Arial"/>
                  <w:sz w:val="18"/>
                  <w:szCs w:val="18"/>
                </w:rPr>
                <w:delText xml:space="preserve">Epidemiological risk modifiers (e.g. especially aged 50+) shall be treated as contextual information, not as hard age cutoffs for criteria eligibility.</w:delText>
              </w:r>
            </w:del>
            <w:ins w:id="9212" w:author="Claude (ARCH-MIG-01 Phase 3)" w:date="2026-09-05T17:00:00Z">
              <w:r>
                <w:rPr>
                  <w:rFonts w:ascii="Arial" w:cs="Arial" w:eastAsia="Arial" w:hAnsi="Arial"/>
                  <w:sz w:val="18"/>
                  <w:szCs w:val="18"/>
                </w:rPr>
                <w:t xml:space="preserve">Epidemiological risk modifiers (e.g. "especially aged 50+") shall not be transcribed as criteria conditions; they are recorded as excluded modifiers in the bundle’s transcription notes and shall never cause a criterion to be reported as unmet.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Lab value assessment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13" w:author="Claude (ARCH-MIG-01 Phase 3)" w:date="2026-09-05T17:00:00Z">
              <w:r>
                <w:rPr>
                  <w:rFonts w:ascii="Arial" w:cs="Arial" w:eastAsia="Arial" w:hAnsi="Arial"/>
                  <w:sz w:val="18"/>
                  <w:szCs w:val="18"/>
                </w:rPr>
                <w:delText xml:space="preserve">When criteria require specific lab values, the tool shall check whether the referral note documents the required values and flag any that are missing.</w:delText>
              </w:r>
            </w:del>
            <w:ins w:id="9214" w:author="Claude (ARCH-MIG-01 Phase 3)" w:date="2026-09-05T17:00:00Z">
              <w:r>
                <w:rPr>
                  <w:rFonts w:ascii="Arial" w:cs="Arial" w:eastAsia="Arial" w:hAnsi="Arial"/>
                  <w:sz w:val="18"/>
                  <w:szCs w:val="18"/>
                </w:rPr>
                <w:t xml:space="preserve">When criteria require laboratory results, the bundle shall define the corresponding indicators (abnormal flag and, where a numeric threshold is published, value). The engine shall report any required lab indicator that is missing by name. Referrers shall not be required to supply reference ranges.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Gateway requirement assessment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15" w:author="Claude (ARCH-MIG-01 Phase 3)" w:date="2026-09-05T17:00:00Z">
              <w:r>
                <w:rPr>
                  <w:rFonts w:ascii="Arial" w:cs="Arial" w:eastAsia="Arial" w:hAnsi="Arial"/>
                  <w:sz w:val="18"/>
                  <w:szCs w:val="18"/>
                </w:rPr>
                <w:delText xml:space="preserve">When criteria require gateway prerequisites (BPAC tool, specialist endorsement), the tool shall check whether documentation of completion is present in the note.</w:delText>
              </w:r>
            </w:del>
            <w:ins w:id="9216" w:author="Claude (ARCH-MIG-01 Phase 3)" w:date="2026-09-05T17:00:00Z">
              <w:r>
                <w:rPr>
                  <w:rFonts w:ascii="Arial" w:cs="Arial" w:eastAsia="Arial" w:hAnsi="Arial"/>
                  <w:sz w:val="18"/>
                  <w:szCs w:val="18"/>
                </w:rPr>
                <w:t xml:space="preserve">Gateway prerequisites (decision-support tool completion, specialist or PCRL endorsement with name and role) shall be indicators within the pathway they gate; an unmet gateway fails that pathway only.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DISPLAY AND INTERACTION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reference panel</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17" w:author="Claude (ARCH-MIG-01 Phase 3)" w:date="2026-09-05T17:00:00Z">
              <w:r>
                <w:rPr>
                  <w:rFonts w:ascii="Arial" w:cs="Arial" w:eastAsia="Arial" w:hAnsi="Arial"/>
                  <w:sz w:val="18"/>
                  <w:szCs w:val="18"/>
                </w:rPr>
                <w:delText xml:space="preserve">The tool shall display the full criteria for the assessed exam alongside the AI assessment, allowing the user to cross-reference the assessment against the source criteria.</w:delText>
              </w:r>
            </w:del>
            <w:ins w:id="9218" w:author="Claude (ARCH-MIG-01 Phase 3)" w:date="2026-09-05T17:00:00Z">
              <w:r>
                <w:rPr>
                  <w:rFonts w:ascii="Arial" w:cs="Arial" w:eastAsia="Arial" w:hAnsi="Arial"/>
                  <w:sz w:val="18"/>
                  <w:szCs w:val="18"/>
                </w:rPr>
                <w:t xml:space="preserve">The tool shall display the published criteria for the evaluated exam/site(s), rendered from the same PlanDefinition the Criteria Viewer uses, alongside the Advisory, allowing the user to cross-reference each finding against the source wording and page.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Safety alert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Safety alerts (emergency, ACC redirect) shall be prominently displayed with appropriate visual severity indicators.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Cost and token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19" w:author="Claude (ARCH-MIG-01 Phase 3)" w:date="2026-09-05T17:00:00Z">
              <w:r>
                <w:rPr>
                  <w:rFonts w:ascii="Arial" w:cs="Arial" w:eastAsia="Arial" w:hAnsi="Arial"/>
                  <w:sz w:val="18"/>
                  <w:szCs w:val="18"/>
                </w:rPr>
                <w:delText xml:space="preserve">The tool shall display the estimated cost and token usage for each assessment call.</w:delText>
              </w:r>
            </w:del>
            <w:ins w:id="9220" w:author="Claude (ARCH-MIG-01 Phase 3)" w:date="2026-09-05T17:00:00Z">
              <w:r>
                <w:rPr>
                  <w:rFonts w:ascii="Arial" w:cs="Arial" w:eastAsia="Arial" w:hAnsi="Arial"/>
                  <w:sz w:val="18"/>
                  <w:szCs w:val="18"/>
                </w:rPr>
                <w:t xml:space="preserve">The tool shall display the estimated cost and token usage of the extraction call for each assessment.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Privacy banner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a prominent warning that no patient-identifiable information should be entered, with programme disclaimers about prototype status.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MODEL COMPARISON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21" w:author="Claude (ARCH-MIG-01 Phase 3)" w:date="2026-09-05T17:00:00Z">
              <w:r>
                <w:rPr>
                  <w:rFonts w:ascii="Arial" w:cs="Arial" w:eastAsia="Arial" w:hAnsi="Arial"/>
                  <w:b/>
                  <w:bCs/>
                  <w:sz w:val="18"/>
                  <w:szCs w:val="18"/>
                </w:rPr>
                <w:delText xml:space="preserve">Compare models mode</w:delText>
              </w:r>
            </w:del>
            <w:ins w:id="9222" w:author="Claude (ARCH-MIG-01 Phase 3)" w:date="2026-09-05T17:00:00Z">
              <w:r>
                <w:rPr>
                  <w:rFonts w:ascii="Arial" w:cs="Arial" w:eastAsia="Arial" w:hAnsi="Arial"/>
                  <w:b/>
                  <w:bCs/>
                  <w:sz w:val="18"/>
                  <w:szCs w:val="18"/>
                </w:rPr>
                <w:t xml:space="preserve">Compare extraction mode</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23" w:author="Claude (ARCH-MIG-01 Phase 3)" w:date="2026-09-05T17:00:00Z">
              <w:r>
                <w:rPr>
                  <w:rFonts w:ascii="Arial" w:cs="Arial" w:eastAsia="Arial" w:hAnsi="Arial"/>
                  <w:sz w:val="18"/>
                  <w:szCs w:val="18"/>
                </w:rPr>
                <w:delText xml:space="preserve">The tool shall provide a toggle to activate side-by-side comparison of two LLM models using the identical system prompt, criteria data, and referral note.</w:delText>
              </w:r>
            </w:del>
            <w:ins w:id="9224" w:author="Claude (ARCH-MIG-01 Phase 3)" w:date="2026-09-05T17:00:00Z">
              <w:r>
                <w:rPr>
                  <w:rFonts w:ascii="Arial" w:cs="Arial" w:eastAsia="Arial" w:hAnsi="Arial"/>
                  <w:sz w:val="18"/>
                  <w:szCs w:val="18"/>
                </w:rPr>
                <w:t xml:space="preserve">The tool shall provide a toggle to run extraction with two configured models on the identical note and Questionnaire, evaluating both responses with the same rules engine.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Comparison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25" w:author="Claude (ARCH-MIG-01 Phase 3)" w:date="2026-09-05T17:00:00Z">
              <w:r>
                <w:rPr>
                  <w:rFonts w:ascii="Arial" w:cs="Arial" w:eastAsia="Arial" w:hAnsi="Arial"/>
                  <w:sz w:val="18"/>
                  <w:szCs w:val="18"/>
                </w:rPr>
                <w:delText xml:space="preserve">Compare mode results shall be displayed side by side with a summary indicating whether the models agree or differ on the verdict.</w:delText>
              </w:r>
            </w:del>
            <w:ins w:id="9226" w:author="Claude (ARCH-MIG-01 Phase 3)" w:date="2026-09-05T17:00:00Z">
              <w:r>
                <w:rPr>
                  <w:rFonts w:ascii="Arial" w:cs="Arial" w:eastAsia="Arial" w:hAnsi="Arial"/>
                  <w:sz w:val="18"/>
                  <w:szCs w:val="18"/>
                </w:rPr>
                <w:t xml:space="preserve">Compare mode results shall show per-indicator differences in value, evidence status and quote between the two models, together with the (identical or differing) engine determinations.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Comparison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comparison shall be saved to a log accessible within the tool, with individual entries exportable as markdown reports.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QUALITY ASSURANCE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QA review system</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QA review mechanism for clinical reviewers to score AI assessment accuracy (1–5 scale), record reviewer identity and role, and store reviews in the database. Reviews shall be visible in the Admin Tool.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Assessment audit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27" w:author="Claude (ARCH-MIG-01 Phase 3)" w:date="2026-09-05T17:00:00Z">
              <w:r>
                <w:rPr>
                  <w:rFonts w:ascii="Arial" w:cs="Arial" w:eastAsia="Arial" w:hAnsi="Arial"/>
                  <w:sz w:val="18"/>
                  <w:szCs w:val="18"/>
                </w:rPr>
                <w:delText xml:space="preserve">For audit and review purposes, the tool shall record each assessment including the referral note text submitted, the AI advice given, and the criteria data version used. This logging shall be configurable (on/off) to manage data volume.</w:delText>
              </w:r>
            </w:del>
            <w:ins w:id="9228" w:author="Claude (ARCH-MIG-01 Phase 3)" w:date="2026-09-05T17:00:00Z">
              <w:r>
                <w:rPr>
                  <w:rFonts w:ascii="Arial" w:cs="Arial" w:eastAsia="Arial" w:hAnsi="Arial"/>
                  <w:sz w:val="18"/>
                  <w:szCs w:val="18"/>
                </w:rPr>
                <w:t xml:space="preserve">For audit and review purposes, the tool shall record each assessment as a structured record: bundle version(s), vocabulary version, engine version, prompt version, model identifier, documentation standard, the merged QuestionnaireResponse (each value with its evidence status and quote), the Advisory, validation-gate outcomes and merge discrepancies. Note text shall not be stored in this record. A redacted note may be retained only in a separate store, disabled by default, under a configurable retention period with automated purge.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logging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log anonymised usage events (assessment count, model, verdict, cost, token usage) for programme analytics.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rPr>
          <w:ins w:id="9239"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237" w:author="Claude (ARCH-MIG-01 Phase 3)" w:date="2026-09-05T17:00:00Z">
              <w:r>
                <w:rPr>
                  <w:rFonts w:ascii="Arial" w:cs="Arial" w:eastAsia="Arial" w:hAnsi="Arial"/>
                  <w:b/>
                  <w:bCs/>
                  <w:sz w:val="18"/>
                  <w:szCs w:val="18"/>
                </w:rPr>
                <w:t xml:space="preserve">TA-028</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36" w:author="Claude (ARCH-MIG-01 Phase 3)" w:date="2026-09-05T17:00:00Z"/>
              </w:rPr>
            </w:pPr>
            <w:ins w:id="9235" w:author="Claude (ARCH-MIG-01 Phase 3)" w:date="2026-09-05T17:00:00Z">
              <w:r>
                <w:rPr>
                  <w:rFonts w:ascii="Arial" w:cs="Arial" w:eastAsia="Arial" w:hAnsi="Arial"/>
                  <w:sz w:val="18"/>
                  <w:szCs w:val="18"/>
                </w:rPr>
                <w:t xml:space="preserve">2.0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34" w:author="Claude (ARCH-MIG-01 Phase 3)" w:date="2026-09-05T17:00:00Z"/>
              </w:rPr>
            </w:pPr>
            <w:ins w:id="9233" w:author="Claude (ARCH-MIG-01 Phase 3)" w:date="2026-09-05T17:00:00Z">
              <w:r>
                <w:rPr>
                  <w:rFonts w:ascii="Arial" w:cs="Arial" w:eastAsia="Arial" w:hAnsi="Arial"/>
                  <w:b/>
                  <w:bCs/>
                  <w:sz w:val="18"/>
                  <w:szCs w:val="18"/>
                </w:rPr>
                <w:t xml:space="preserve">Server-side pipeline</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32" w:author="Claude (ARCH-MIG-01 Phase 3)" w:date="2026-09-05T17:00:00Z"/>
              </w:rPr>
            </w:pPr>
            <w:ins w:id="9231" w:author="Claude (ARCH-MIG-01 Phase 3)" w:date="2026-09-05T17:00:00Z">
              <w:r>
                <w:rPr>
                  <w:rFonts w:ascii="Arial" w:cs="Arial" w:eastAsia="Arial" w:hAnsi="Arial"/>
                  <w:sz w:val="18"/>
                  <w:szCs w:val="18"/>
                </w:rPr>
                <w:t xml:space="preserve">Prompt assembly, PII redaction, extraction, validation and evaluation shall execute server-side. The browser shall submit only the note and context and receive only the Advisory; it shall not be able to compose or alter the model request.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30" w:author="Claude (ARCH-MIG-01 Phase 3)" w:date="2026-09-05T17:00:00Z"/>
              </w:rPr>
            </w:pPr>
            <w:ins w:id="9229" w:author="Claude (ARCH-MIG-01 Phase 3)" w:date="2026-09-05T17:00:00Z">
              <w:r>
                <w:rPr>
                  <w:rFonts w:ascii="Arial" w:cs="Arial" w:eastAsia="Arial" w:hAnsi="Arial"/>
                  <w:sz w:val="18"/>
                  <w:szCs w:val="18"/>
                </w:rPr>
                <w:t xml:space="preserve">Must have</w:t>
              </w:r>
            </w:ins>
          </w:p>
        </w:tc>
      </w:tr>
      <w:tr>
        <w:trPr>
          <w:ins w:id="9250"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248" w:author="Claude (ARCH-MIG-01 Phase 3)" w:date="2026-09-05T17:00:00Z">
              <w:r>
                <w:rPr>
                  <w:rFonts w:ascii="Arial" w:cs="Arial" w:eastAsia="Arial" w:hAnsi="Arial"/>
                  <w:b/>
                  <w:bCs/>
                  <w:sz w:val="18"/>
                  <w:szCs w:val="18"/>
                </w:rPr>
                <w:t xml:space="preserve">TA-029</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47" w:author="Claude (ARCH-MIG-01 Phase 3)" w:date="2026-09-05T17:00:00Z"/>
              </w:rPr>
            </w:pPr>
            <w:ins w:id="9246" w:author="Claude (ARCH-MIG-01 Phase 3)" w:date="2026-09-05T17:00:00Z">
              <w:r>
                <w:rPr>
                  <w:rFonts w:ascii="Arial" w:cs="Arial" w:eastAsia="Arial" w:hAnsi="Arial"/>
                  <w:sz w:val="18"/>
                  <w:szCs w:val="18"/>
                </w:rPr>
                <w:t xml:space="preserve">2.0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45" w:author="Claude (ARCH-MIG-01 Phase 3)" w:date="2026-09-05T17:00:00Z"/>
              </w:rPr>
            </w:pPr>
            <w:ins w:id="9244" w:author="Claude (ARCH-MIG-01 Phase 3)" w:date="2026-09-05T17:00:00Z">
              <w:r>
                <w:rPr>
                  <w:rFonts w:ascii="Arial" w:cs="Arial" w:eastAsia="Arial" w:hAnsi="Arial"/>
                  <w:b/>
                  <w:bCs/>
                  <w:sz w:val="18"/>
                  <w:szCs w:val="18"/>
                </w:rPr>
                <w:t xml:space="preserve">Validation gate</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43" w:author="Claude (ARCH-MIG-01 Phase 3)" w:date="2026-09-05T17:00:00Z"/>
              </w:rPr>
            </w:pPr>
            <w:ins w:id="9242" w:author="Claude (ARCH-MIG-01 Phase 3)" w:date="2026-09-05T17:00:00Z">
              <w:r>
                <w:rPr>
                  <w:rFonts w:ascii="Arial" w:cs="Arial" w:eastAsia="Arial" w:hAnsi="Arial"/>
                  <w:sz w:val="18"/>
                  <w:szCs w:val="18"/>
                </w:rPr>
                <w:t xml:space="preserve">Every extraction response shall be validated before evaluation: each quote must exist verbatim in the redacted note; each indicator identifier must exist in the Questionnaire(s) with a matching value type; each answer must carry an evidence status. Any failure shall reject the whole response, record the failure, and report "assessment unavailable" rather than evaluate a partial response.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41" w:author="Claude (ARCH-MIG-01 Phase 3)" w:date="2026-09-05T17:00:00Z"/>
              </w:rPr>
            </w:pPr>
            <w:ins w:id="9240" w:author="Claude (ARCH-MIG-01 Phase 3)" w:date="2026-09-05T17:00:00Z">
              <w:r>
                <w:rPr>
                  <w:rFonts w:ascii="Arial" w:cs="Arial" w:eastAsia="Arial" w:hAnsi="Arial"/>
                  <w:sz w:val="18"/>
                  <w:szCs w:val="18"/>
                </w:rPr>
                <w:t xml:space="preserve">Must have</w:t>
              </w:r>
            </w:ins>
          </w:p>
        </w:tc>
      </w:tr>
      <w:tr>
        <w:trPr>
          <w:ins w:id="9261"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259" w:author="Claude (ARCH-MIG-01 Phase 3)" w:date="2026-09-05T17:00:00Z">
              <w:r>
                <w:rPr>
                  <w:rFonts w:ascii="Arial" w:cs="Arial" w:eastAsia="Arial" w:hAnsi="Arial"/>
                  <w:b/>
                  <w:bCs/>
                  <w:sz w:val="18"/>
                  <w:szCs w:val="18"/>
                </w:rPr>
                <w:t xml:space="preserve">TA-030</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58" w:author="Claude (ARCH-MIG-01 Phase 3)" w:date="2026-09-05T17:00:00Z"/>
              </w:rPr>
            </w:pPr>
            <w:ins w:id="9257" w:author="Claude (ARCH-MIG-01 Phase 3)" w:date="2026-09-05T17:00:00Z">
              <w:r>
                <w:rPr>
                  <w:rFonts w:ascii="Arial" w:cs="Arial" w:eastAsia="Arial" w:hAnsi="Arial"/>
                  <w:sz w:val="18"/>
                  <w:szCs w:val="18"/>
                </w:rPr>
                <w:t xml:space="preserve">2.0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56" w:author="Claude (ARCH-MIG-01 Phase 3)" w:date="2026-09-05T17:00:00Z"/>
              </w:rPr>
            </w:pPr>
            <w:ins w:id="9255" w:author="Claude (ARCH-MIG-01 Phase 3)" w:date="2026-09-05T17:00:00Z">
              <w:r>
                <w:rPr>
                  <w:rFonts w:ascii="Arial" w:cs="Arial" w:eastAsia="Arial" w:hAnsi="Arial"/>
                  <w:b/>
                  <w:bCs/>
                  <w:sz w:val="18"/>
                  <w:szCs w:val="18"/>
                </w:rPr>
                <w:t xml:space="preserve">Merge and precedence</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54" w:author="Claude (ARCH-MIG-01 Phase 3)" w:date="2026-09-05T17:00:00Z"/>
              </w:rPr>
            </w:pPr>
            <w:ins w:id="9253" w:author="Claude (ARCH-MIG-01 Phase 3)" w:date="2026-09-05T17:00:00Z">
              <w:r>
                <w:rPr>
                  <w:rFonts w:ascii="Arial" w:cs="Arial" w:eastAsia="Arial" w:hAnsi="Arial"/>
                  <w:sz w:val="18"/>
                  <w:szCs w:val="18"/>
                </w:rPr>
                <w:t xml:space="preserve">Answers from all input paths (extraction, calling application, Criteria Viewer, retrieval) shall be merged into one QuestionnaireResponse with precedence retrieved over documented over inferred. Disagreements between a retrieved value and a note-derived value shall be recorded and shown to the triager, never silently overwritten.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52" w:author="Claude (ARCH-MIG-01 Phase 3)" w:date="2026-09-05T17:00:00Z"/>
              </w:rPr>
            </w:pPr>
            <w:ins w:id="9251" w:author="Claude (ARCH-MIG-01 Phase 3)" w:date="2026-09-05T17:00:00Z">
              <w:r>
                <w:rPr>
                  <w:rFonts w:ascii="Arial" w:cs="Arial" w:eastAsia="Arial" w:hAnsi="Arial"/>
                  <w:sz w:val="18"/>
                  <w:szCs w:val="18"/>
                </w:rPr>
                <w:t xml:space="preserve">Must have</w:t>
              </w:r>
            </w:ins>
          </w:p>
        </w:tc>
      </w:tr>
      <w:tr>
        <w:trPr>
          <w:ins w:id="9272"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270" w:author="Claude (ARCH-MIG-01 Phase 3)" w:date="2026-09-05T17:00:00Z">
              <w:r>
                <w:rPr>
                  <w:rFonts w:ascii="Arial" w:cs="Arial" w:eastAsia="Arial" w:hAnsi="Arial"/>
                  <w:b/>
                  <w:bCs/>
                  <w:sz w:val="18"/>
                  <w:szCs w:val="18"/>
                </w:rPr>
                <w:t xml:space="preserve">TA-031</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69" w:author="Claude (ARCH-MIG-01 Phase 3)" w:date="2026-09-05T17:00:00Z"/>
              </w:rPr>
            </w:pPr>
            <w:ins w:id="9268" w:author="Claude (ARCH-MIG-01 Phase 3)" w:date="2026-09-05T17:00:00Z">
              <w:r>
                <w:rPr>
                  <w:rFonts w:ascii="Arial" w:cs="Arial" w:eastAsia="Arial" w:hAnsi="Arial"/>
                  <w:sz w:val="18"/>
                  <w:szCs w:val="18"/>
                </w:rPr>
                <w:t xml:space="preserve">3.0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67" w:author="Claude (ARCH-MIG-01 Phase 3)" w:date="2026-09-05T17:00:00Z"/>
              </w:rPr>
            </w:pPr>
            <w:ins w:id="9266" w:author="Claude (ARCH-MIG-01 Phase 3)" w:date="2026-09-05T17:00:00Z">
              <w:r>
                <w:rPr>
                  <w:rFonts w:ascii="Arial" w:cs="Arial" w:eastAsia="Arial" w:hAnsi="Arial"/>
                  <w:b/>
                  <w:bCs/>
                  <w:sz w:val="18"/>
                  <w:szCs w:val="18"/>
                </w:rPr>
                <w:t xml:space="preserve">Retrieval path (dormant)</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65" w:author="Claude (ARCH-MIG-01 Phase 3)" w:date="2026-09-05T17:00:00Z"/>
              </w:rPr>
            </w:pPr>
            <w:ins w:id="9264" w:author="Claude (ARCH-MIG-01 Phase 3)" w:date="2026-09-05T17:00:00Z">
              <w:r>
                <w:rPr>
                  <w:rFonts w:ascii="Arial" w:cs="Arial" w:eastAsia="Arial" w:hAnsi="Arial"/>
                  <w:sz w:val="18"/>
                  <w:szCs w:val="18"/>
                </w:rPr>
                <w:t xml:space="preserve">The pipeline shall include a population stage that derives indicators from coded patient-record data (laboratory results and their persistence on repeat testing, recorded weights, prior imaging) when supplied, marking them retrieved with source references. The stage shall be disabled by default; enabling any retrieval tier requires a governance decision covering privacy assessment (including IPP 3A), consent and terminology validation.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63" w:author="Claude (ARCH-MIG-01 Phase 3)" w:date="2026-09-05T17:00:00Z"/>
              </w:rPr>
            </w:pPr>
            <w:ins w:id="9262" w:author="Claude (ARCH-MIG-01 Phase 3)" w:date="2026-09-05T17:00:00Z">
              <w:r>
                <w:rPr>
                  <w:rFonts w:ascii="Arial" w:cs="Arial" w:eastAsia="Arial" w:hAnsi="Arial"/>
                  <w:sz w:val="18"/>
                  <w:szCs w:val="18"/>
                </w:rPr>
                <w:t xml:space="preserve">Should have</w:t>
              </w:r>
            </w:ins>
          </w:p>
        </w:tc>
      </w:tr>
      <w:tr>
        <w:trPr>
          <w:ins w:id="9283"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281" w:author="Claude (ARCH-MIG-01 Phase 3)" w:date="2026-09-05T17:00:00Z">
              <w:r>
                <w:rPr>
                  <w:rFonts w:ascii="Arial" w:cs="Arial" w:eastAsia="Arial" w:hAnsi="Arial"/>
                  <w:b/>
                  <w:bCs/>
                  <w:sz w:val="18"/>
                  <w:szCs w:val="18"/>
                </w:rPr>
                <w:t xml:space="preserve">TA-032</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80" w:author="Claude (ARCH-MIG-01 Phase 3)" w:date="2026-09-05T17:00:00Z"/>
              </w:rPr>
            </w:pPr>
            <w:ins w:id="9279" w:author="Claude (ARCH-MIG-01 Phase 3)" w:date="2026-09-05T17:00:00Z">
              <w:r>
                <w:rPr>
                  <w:rFonts w:ascii="Arial" w:cs="Arial" w:eastAsia="Arial" w:hAnsi="Arial"/>
                  <w:sz w:val="18"/>
                  <w:szCs w:val="18"/>
                </w:rPr>
                <w:t xml:space="preserve">6.0</w:t>
              </w:r>
            </w:ins>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78" w:author="Claude (ARCH-MIG-01 Phase 3)" w:date="2026-09-05T17:00:00Z"/>
              </w:rPr>
            </w:pPr>
            <w:ins w:id="9277" w:author="Claude (ARCH-MIG-01 Phase 3)" w:date="2026-09-05T17:00:00Z">
              <w:r>
                <w:rPr>
                  <w:rFonts w:ascii="Arial" w:cs="Arial" w:eastAsia="Arial" w:hAnsi="Arial"/>
                  <w:b/>
                  <w:bCs/>
                  <w:sz w:val="18"/>
                  <w:szCs w:val="18"/>
                </w:rPr>
                <w:t xml:space="preserve">Benchmark and model comparison</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76" w:author="Claude (ARCH-MIG-01 Phase 3)" w:date="2026-09-05T17:00:00Z"/>
              </w:rPr>
            </w:pPr>
            <w:ins w:id="9275" w:author="Claude (ARCH-MIG-01 Phase 3)" w:date="2026-09-05T17:00:00Z">
              <w:r>
                <w:rPr>
                  <w:rFonts w:ascii="Arial" w:cs="Arial" w:eastAsia="Arial" w:hAnsi="Arial"/>
                  <w:sz w:val="18"/>
                  <w:szCs w:val="18"/>
                </w:rPr>
                <w:t xml:space="preserve">An evaluation harness shall maintain a benchmark dataset labelled at indicator level by clinicians (expected value, evidence status and quote per indicator per case), score extraction accuracy separately from rule correctness, run through the production API with a run identifier, and support comparison across candidate models. Model changes shall be gated on benchmark results.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274" w:author="Claude (ARCH-MIG-01 Phase 3)" w:date="2026-09-05T17:00:00Z"/>
              </w:rPr>
            </w:pPr>
            <w:ins w:id="9273" w:author="Claude (ARCH-MIG-01 Phase 3)" w:date="2026-09-05T17:00:00Z">
              <w:r>
                <w:rPr>
                  <w:rFonts w:ascii="Arial" w:cs="Arial" w:eastAsia="Arial" w:hAnsi="Arial"/>
                  <w:sz w:val="18"/>
                  <w:szCs w:val="18"/>
                </w:rPr>
                <w:t xml:space="preserve">Should have</w:t>
              </w:r>
            </w:ins>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8.4 Admin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CRITERIA MANAGEMENT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browsing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all criteria content in a browsable, searchable interface organised by modality, exam, and anatomical site.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editing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84" w:author="Claude (ARCH-MIG-01 Phase 3)" w:date="2026-09-05T17:00:00Z">
              <w:r>
                <w:rPr>
                  <w:rFonts w:ascii="Arial" w:cs="Arial" w:eastAsia="Arial" w:hAnsi="Arial"/>
                  <w:sz w:val="18"/>
                  <w:szCs w:val="18"/>
                </w:rPr>
                <w:delText xml:space="preserve">The tool shall allow editing of criteria text, priority classification, badges (gateway, lab value, mandatory), guidance narratives, and eligibility notes. The editing interface should present content in a similar layout to what the end user will see, supporting click-to-edit and drag-and-drop to move criteria between groupings.</w:delText>
              </w:r>
            </w:del>
            <w:ins w:id="9285" w:author="Claude (ARCH-MIG-01 Phase 3)" w:date="2026-09-05T17:00:00Z">
              <w:r>
                <w:rPr>
                  <w:rFonts w:ascii="Arial" w:cs="Arial" w:eastAsia="Arial" w:hAnsi="Arial"/>
                  <w:sz w:val="18"/>
                  <w:szCs w:val="18"/>
                </w:rPr>
                <w:t xml:space="preserve">For the pilot, criteria wording, structure, badges, page references and logic shall be maintained in the criteria bundle repository through a governed change process (transcription or amendment, build gates, diff review, clinical sign-off, publication). In-tool editing of criteria is disabled. A structured editor with role-based access, approval workflow and Entra ID authentication is a future phase.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Change review and approval</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86" w:author="Claude (ARCH-MIG-01 Phase 3)" w:date="2026-09-05T17:00:00Z">
              <w:r>
                <w:rPr>
                  <w:rFonts w:ascii="Arial" w:cs="Arial" w:eastAsia="Arial" w:hAnsi="Arial"/>
                  <w:sz w:val="18"/>
                  <w:szCs w:val="18"/>
                </w:rPr>
                <w:delText xml:space="preserve">Proposed changes shall be presented individually for review before being saved. The tool shall display what changed and why. An approval mechanism shall be provided so that changes require explicit approval before publication.</w:delText>
              </w:r>
            </w:del>
            <w:ins w:id="9287" w:author="Claude (ARCH-MIG-01 Phase 3)" w:date="2026-09-05T17:00:00Z">
              <w:r>
                <w:rPr>
                  <w:rFonts w:ascii="Arial" w:cs="Arial" w:eastAsia="Arial" w:hAnsi="Arial"/>
                  <w:sz w:val="18"/>
                  <w:szCs w:val="18"/>
                </w:rPr>
                <w:t xml:space="preserve">Proposed changes to a bundle shall be reviewed as a diff of the affected rules alongside the source wording, with scenario test results, before sign-off. Publication shall require the bundle to be in the signed-off state, recorded by a person other than the author of the change.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VERSION MANAGEMENT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snapshots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88" w:author="Claude (ARCH-MIG-01 Phase 3)" w:date="2026-09-05T17:00:00Z">
              <w:r>
                <w:rPr>
                  <w:rFonts w:ascii="Arial" w:cs="Arial" w:eastAsia="Arial" w:hAnsi="Arial"/>
                  <w:sz w:val="18"/>
                  <w:szCs w:val="18"/>
                </w:rPr>
                <w:delText xml:space="preserve">The tool shall support creation of version snapshots of the criteria data with automatic default version/build numbering so that manual entry is not required for each publish.</w:delText>
              </w:r>
            </w:del>
            <w:ins w:id="9289" w:author="Claude (ARCH-MIG-01 Phase 3)" w:date="2026-09-05T17:00:00Z">
              <w:r>
                <w:rPr>
                  <w:rFonts w:ascii="Arial" w:cs="Arial" w:eastAsia="Arial" w:hAnsi="Arial"/>
                  <w:sz w:val="18"/>
                  <w:szCs w:val="18"/>
                </w:rPr>
                <w:t xml:space="preserve">Bundles shall be versioned per exam/site with automatic version numbering on publish; the vocabulary, national red-flag library and regional overlays are versioned artefacts in the same registry.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history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90" w:author="Claude (ARCH-MIG-01 Phase 3)" w:date="2026-09-05T17:00:00Z">
              <w:r>
                <w:rPr>
                  <w:rFonts w:ascii="Arial" w:cs="Arial" w:eastAsia="Arial" w:hAnsi="Arial"/>
                  <w:sz w:val="18"/>
                  <w:szCs w:val="18"/>
                </w:rPr>
                <w:delText xml:space="preserve">The tool shall maintain a history of published versions with the ability to view and compare.</w:delText>
              </w:r>
            </w:del>
            <w:ins w:id="9291" w:author="Claude (ARCH-MIG-01 Phase 3)" w:date="2026-09-05T17:00:00Z">
              <w:r>
                <w:rPr>
                  <w:rFonts w:ascii="Arial" w:cs="Arial" w:eastAsia="Arial" w:hAnsi="Arial"/>
                  <w:sz w:val="18"/>
                  <w:szCs w:val="18"/>
                </w:rPr>
                <w:t xml:space="preserve">The tool shall maintain a history of published bundle versions per exam/site with the ability to view and compare rules, wording and test results between versions.</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Publish to production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92" w:author="Claude (ARCH-MIG-01 Phase 3)" w:date="2026-09-05T17:00:00Z">
              <w:r>
                <w:rPr>
                  <w:rFonts w:ascii="Arial" w:cs="Arial" w:eastAsia="Arial" w:hAnsi="Arial"/>
                  <w:sz w:val="18"/>
                  <w:szCs w:val="18"/>
                </w:rPr>
                <w:delText xml:space="preserve">The tool shall support a publish action that updates the live criteria endpoint (KV cache) used by the Criteria Viewer and Triage Advisor. A single publish action shall update all consumer tools simultaneously.</w:delText>
              </w:r>
            </w:del>
            <w:ins w:id="9293" w:author="Claude (ARCH-MIG-01 Phase 3)" w:date="2026-09-05T17:00:00Z">
              <w:r>
                <w:rPr>
                  <w:rFonts w:ascii="Arial" w:cs="Arial" w:eastAsia="Arial" w:hAnsi="Arial"/>
                  <w:sz w:val="18"/>
                  <w:szCs w:val="18"/>
                </w:rPr>
                <w:t xml:space="preserve">The tool shall support a publish action that builds and validates the bundle, stores it immutably in the registry, records the publish event and audit entry, and makes the new version available to all consumer tools simultaneously.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restore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94" w:author="Claude (ARCH-MIG-01 Phase 3)" w:date="2026-09-05T17:00:00Z">
              <w:r>
                <w:rPr>
                  <w:rFonts w:ascii="Arial" w:cs="Arial" w:eastAsia="Arial" w:hAnsi="Arial"/>
                  <w:sz w:val="18"/>
                  <w:szCs w:val="18"/>
                </w:rPr>
                <w:delText xml:space="preserve">The tool shall support restoring a previous version of the criteria data, including rollback of regionalisation data.</w:delText>
              </w:r>
            </w:del>
            <w:ins w:id="9295" w:author="Claude (ARCH-MIG-01 Phase 3)" w:date="2026-09-05T17:00:00Z">
              <w:r>
                <w:rPr>
                  <w:rFonts w:ascii="Arial" w:cs="Arial" w:eastAsia="Arial" w:hAnsi="Arial"/>
                  <w:sz w:val="18"/>
                  <w:szCs w:val="18"/>
                </w:rPr>
                <w:t xml:space="preserve">The tool shall support restoring a previous published version of any registry artefact (bundle, vocabulary, red-flag library, regional overlay) independently, with the restore recorded as a new publish event.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AUDIT AND MONITORING</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Audit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96" w:author="Claude (ARCH-MIG-01 Phase 3)" w:date="2026-09-05T17:00:00Z">
              <w:r>
                <w:rPr>
                  <w:rFonts w:ascii="Arial" w:cs="Arial" w:eastAsia="Arial" w:hAnsi="Arial"/>
                  <w:sz w:val="18"/>
                  <w:szCs w:val="18"/>
                </w:rPr>
                <w:delText xml:space="preserve">Every edit, publish, and delete action shall be tracked with who, when, and what changed.</w:delText>
              </w:r>
            </w:del>
            <w:ins w:id="9297" w:author="Claude (ARCH-MIG-01 Phase 3)" w:date="2026-09-05T17:00:00Z">
              <w:r>
                <w:rPr>
                  <w:rFonts w:ascii="Arial" w:cs="Arial" w:eastAsia="Arial" w:hAnsi="Arial"/>
                  <w:sz w:val="18"/>
                  <w:szCs w:val="18"/>
                </w:rPr>
                <w:t xml:space="preserve">Every transcription change, sign-off, publish, restore and overlay change shall be recorded with who (verified identity), when, and what changed, written by the publishing service itself.</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monitoring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298" w:author="Claude (ARCH-MIG-01 Phase 3)" w:date="2026-09-05T17:00:00Z">
              <w:r>
                <w:rPr>
                  <w:rFonts w:ascii="Arial" w:cs="Arial" w:eastAsia="Arial" w:hAnsi="Arial"/>
                  <w:sz w:val="18"/>
                  <w:szCs w:val="18"/>
                </w:rPr>
                <w:delText xml:space="preserve">The tool shall display usage statistics from the Criteria Viewer and Triage Advisor, including assessment volumes, model usage, and viewer telemetry.</w:delText>
              </w:r>
            </w:del>
            <w:ins w:id="9299" w:author="Claude (ARCH-MIG-01 Phase 3)" w:date="2026-09-05T17:00:00Z">
              <w:r>
                <w:rPr>
                  <w:rFonts w:ascii="Arial" w:cs="Arial" w:eastAsia="Arial" w:hAnsi="Arial"/>
                  <w:sz w:val="18"/>
                  <w:szCs w:val="18"/>
                </w:rPr>
                <w:t xml:space="preserve">The tool shall display usage statistics from the Criteria Viewer and Triage Advisor, including assessment volumes, determinations, model usage and cost, extraction validation failures, and bundle state per exam/site.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DATA LOAD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Bulk data load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00" w:author="Claude (ARCH-MIG-01 Phase 3)" w:date="2026-09-05T17:00:00Z">
              <w:r>
                <w:rPr>
                  <w:rFonts w:ascii="Arial" w:cs="Arial" w:eastAsia="Arial" w:hAnsi="Arial"/>
                  <w:sz w:val="18"/>
                  <w:szCs w:val="18"/>
                </w:rPr>
                <w:delText xml:space="preserve">The tool shall support bulk loading of criteria data from a structured JSON file derived from the authoritative PDF source. The bulk load process must also be version controlled and support rollback.</w:delText>
              </w:r>
            </w:del>
            <w:ins w:id="9301" w:author="Claude (ARCH-MIG-01 Phase 3)" w:date="2026-09-05T17:00:00Z">
              <w:r>
                <w:rPr>
                  <w:rFonts w:ascii="Arial" w:cs="Arial" w:eastAsia="Arial" w:hAnsi="Arial"/>
                  <w:sz w:val="18"/>
                  <w:szCs w:val="18"/>
                </w:rPr>
                <w:t xml:space="preserve">Structured JSON extracts of the PDF may be loaded as cross-check data for transcription and as the Criteria Viewer’s source for exam/sites whose bundle is not yet published. Bulk loads are version controlled with rollback.</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PDF import disabled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Direct PDF import via the Admin Tool shall not be supported. Previous implementation caused data corruption (duplicate items with imp_ prefix). Criteria data shall be loaded from pre-validated JSON only.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ID separation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Paediatric criteria items shall have distinct identifiers (with _p suffix) to prevent collisions with adult item IDs.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Regionalisation data</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02" w:author="Claude (ARCH-MIG-01 Phase 3)" w:date="2026-09-05T17:00:00Z">
              <w:r>
                <w:rPr>
                  <w:rFonts w:ascii="Arial" w:cs="Arial" w:eastAsia="Arial" w:hAnsi="Arial"/>
                  <w:sz w:val="18"/>
                  <w:szCs w:val="18"/>
                </w:rPr>
                <w:delText xml:space="preserve">The data load process shall preserve and re-apply regional customisation data (HealthPathways URLs, region-specific overrides) after a bulk reload. Regionalisation data must be version controlled with rollback support.</w:delText>
              </w:r>
            </w:del>
            <w:ins w:id="9303" w:author="Claude (ARCH-MIG-01 Phase 3)" w:date="2026-09-05T17:00:00Z">
              <w:r>
                <w:rPr>
                  <w:rFonts w:ascii="Arial" w:cs="Arial" w:eastAsia="Arial" w:hAnsi="Arial"/>
                  <w:sz w:val="18"/>
                  <w:szCs w:val="18"/>
                </w:rPr>
                <w:t xml:space="preserve">Regional customisation (HealthPathways domains, page IDs, delivery guidance) shall be maintained as versioned regional overlays and a regions configuration in the registry, independent of bundle versions, with rollback support.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PERFORMANCE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load time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04" w:author="Claude (ARCH-MIG-01 Phase 3)" w:date="2026-09-05T17:00:00Z">
              <w:r>
                <w:rPr>
                  <w:rFonts w:ascii="Arial" w:cs="Arial" w:eastAsia="Arial" w:hAnsi="Arial"/>
                  <w:sz w:val="18"/>
                  <w:szCs w:val="18"/>
                </w:rPr>
                <w:delText xml:space="preserve">Criteria data shall load within 2 seconds for the Criteria Viewer using edge-cached delivery (KV). Users shall not wait for database queries on each page load.</w:delText>
              </w:r>
            </w:del>
            <w:ins w:id="9305" w:author="Claude (ARCH-MIG-01 Phase 3)" w:date="2026-09-05T17:00:00Z">
              <w:r>
                <w:rPr>
                  <w:rFonts w:ascii="Arial" w:cs="Arial" w:eastAsia="Arial" w:hAnsi="Arial"/>
                  <w:sz w:val="18"/>
                  <w:szCs w:val="18"/>
                </w:rPr>
                <w:t xml:space="preserve">Criteria displays shall load within 2 seconds for the Criteria Viewer using edge-cached bundle delivery (KV). Users shall not wait for database queries on each page load.</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AI assessment time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06" w:author="Claude (ARCH-MIG-01 Phase 3)" w:date="2026-09-05T17:00:00Z">
              <w:r>
                <w:rPr>
                  <w:rFonts w:ascii="Arial" w:cs="Arial" w:eastAsia="Arial" w:hAnsi="Arial"/>
                  <w:sz w:val="18"/>
                  <w:szCs w:val="18"/>
                </w:rPr>
                <w:delText xml:space="preserve">Triage Advisor assessments shall complete within 15 seconds for typical referral notes.</w:delText>
              </w:r>
            </w:del>
            <w:ins w:id="9307" w:author="Claude (ARCH-MIG-01 Phase 3)" w:date="2026-09-05T17:00:00Z">
              <w:r>
                <w:rPr>
                  <w:rFonts w:ascii="Arial" w:cs="Arial" w:eastAsia="Arial" w:hAnsi="Arial"/>
                  <w:sz w:val="18"/>
                  <w:szCs w:val="18"/>
                </w:rPr>
                <w:t xml:space="preserve">Triage Advisor assessments shall complete within 15 seconds for typical referral notes, comprising the extraction call and deterministic evaluation.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Assessment data storage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08" w:author="Claude (ARCH-MIG-01 Phase 3)" w:date="2026-09-05T17:00:00Z">
              <w:r>
                <w:rPr>
                  <w:rFonts w:ascii="Arial" w:cs="Arial" w:eastAsia="Arial" w:hAnsi="Arial"/>
                  <w:sz w:val="18"/>
                  <w:szCs w:val="18"/>
                </w:rPr>
                <w:delText xml:space="preserve">The system shall support storage of assessment audit logs (referral note, AI response, criteria version) at expected usage volumes. Storage capacity requirements shall be determined during pilot evaluation. A configurable retention or archival policy shall be supported.</w:delText>
              </w:r>
            </w:del>
            <w:ins w:id="9309" w:author="Claude (ARCH-MIG-01 Phase 3)" w:date="2026-09-05T17:00:00Z">
              <w:r>
                <w:rPr>
                  <w:rFonts w:ascii="Arial" w:cs="Arial" w:eastAsia="Arial" w:hAnsi="Arial"/>
                  <w:sz w:val="18"/>
                  <w:szCs w:val="18"/>
                </w:rPr>
                <w:t xml:space="preserve">The system shall store the structured assessment audit record at expected usage volumes. Retention of any redacted note text shall be governed by a configurable retention period with automated purge; the default retention period shall be recorded as a security decision.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SECURITY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Admin authentication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Admin Tool shall require authenticated access via Cloudflare Access or equivalent zero-trust mechanism. Admin API endpoints shall require an API key header.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Public read-only access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Criteria Viewer and Triage Advisor shall be accessible without authentication for pilot purposes, with the ability to add authentication for production deployment.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API key protection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10" w:author="Claude (ARCH-MIG-01 Phase 3)" w:date="2026-09-05T17:00:00Z">
              <w:r>
                <w:rPr>
                  <w:rFonts w:ascii="Arial" w:cs="Arial" w:eastAsia="Arial" w:hAnsi="Arial"/>
                  <w:sz w:val="18"/>
                  <w:szCs w:val="18"/>
                </w:rPr>
                <w:delText xml:space="preserve">LLM API keys shall not be exposed in client-side code. API calls shall be proxied through a server-side worker.</w:delText>
              </w:r>
            </w:del>
            <w:ins w:id="9311" w:author="Claude (ARCH-MIG-01 Phase 3)" w:date="2026-09-05T17:00:00Z">
              <w:r>
                <w:rPr>
                  <w:rFonts w:ascii="Arial" w:cs="Arial" w:eastAsia="Arial" w:hAnsi="Arial"/>
                  <w:sz w:val="18"/>
                  <w:szCs w:val="18"/>
                </w:rPr>
                <w:t xml:space="preserve">LLM API keys shall not be exposed in client-side code. The model shall be called only by the server-side extraction service; assessment routes shall be exposed to the browser same-origin through an internal service binding, and no public route shall accept a model request body.</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PRIVACY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 PII storage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12" w:author="Claude (ARCH-MIG-01 Phase 3)" w:date="2026-09-05T17:00:00Z">
              <w:r>
                <w:rPr>
                  <w:rFonts w:ascii="Arial" w:cs="Arial" w:eastAsia="Arial" w:hAnsi="Arial"/>
                  <w:sz w:val="18"/>
                  <w:szCs w:val="18"/>
                </w:rPr>
                <w:delText xml:space="preserve">No patient-identifiable information shall be stored in any tool database, cache, or log. Referral note text is processed in-session only.</w:delText>
              </w:r>
            </w:del>
            <w:ins w:id="9313" w:author="Claude (ARCH-MIG-01 Phase 3)" w:date="2026-09-05T17:00:00Z">
              <w:r>
                <w:rPr>
                  <w:rFonts w:ascii="Arial" w:cs="Arial" w:eastAsia="Arial" w:hAnsi="Arial"/>
                  <w:sz w:val="18"/>
                  <w:szCs w:val="18"/>
                </w:rPr>
                <w:t xml:space="preserve">No patient-identifiable information shall be stored in any tool database, cache, or log. Referral note text is redacted server-side and processed in-session; the assessment audit record stores structured, quoted extraction rather than note text.</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NHI 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14" w:author="Claude (ARCH-MIG-01 Phase 3)" w:date="2026-09-05T17:00:00Z">
              <w:r>
                <w:rPr>
                  <w:rFonts w:ascii="Arial" w:cs="Arial" w:eastAsia="Arial" w:hAnsi="Arial"/>
                  <w:sz w:val="18"/>
                  <w:szCs w:val="18"/>
                </w:rPr>
                <w:delText xml:space="preserve">If NHI numbers are detected in input, they shall be auto-redacted before any API call or storage. Both legacy (modulus 11) and new (modulus 23) NHI formats shall be supported.</w:delText>
              </w:r>
            </w:del>
            <w:ins w:id="9315" w:author="Claude (ARCH-MIG-01 Phase 3)" w:date="2026-09-05T17:00:00Z">
              <w:r>
                <w:rPr>
                  <w:rFonts w:ascii="Arial" w:cs="Arial" w:eastAsia="Arial" w:hAnsi="Arial"/>
                  <w:sz w:val="18"/>
                  <w:szCs w:val="18"/>
                </w:rPr>
                <w:t xml:space="preserve">NHI numbers, names, dates of birth, addresses and contact details detected in input shall be auto-redacted server-side before any model call or storage, with automated tests. Both legacy (modulus 11) and new (modulus 23) NHI formats shall be supported.</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16" w:author="Claude (ARCH-MIG-01 Phase 3)" w:date="2026-09-05T17:00:00Z">
              <w:r>
                <w:rPr>
                  <w:rFonts w:ascii="Arial" w:cs="Arial" w:eastAsia="Arial" w:hAnsi="Arial"/>
                  <w:sz w:val="18"/>
                  <w:szCs w:val="18"/>
                </w:rPr>
                <w:delText xml:space="preserve">Should have</w:delText>
              </w:r>
            </w:del>
            <w:ins w:id="9317" w:author="Claude (ARCH-MIG-01 Phase 3)" w:date="2026-09-05T17:00:00Z">
              <w:r>
                <w:rPr>
                  <w:rFonts w:ascii="Arial" w:cs="Arial" w:eastAsia="Arial" w:hAnsi="Arial"/>
                  <w:sz w:val="18"/>
                  <w:szCs w:val="18"/>
                </w:rPr>
                <w:t xml:space="preserve">Must have</w:t>
              </w:r>
            </w:ins>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Data residency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18" w:author="Claude (ARCH-MIG-01 Phase 3)" w:date="2026-09-05T17:00:00Z">
              <w:r>
                <w:rPr>
                  <w:rFonts w:ascii="Arial" w:cs="Arial" w:eastAsia="Arial" w:hAnsi="Arial"/>
                  <w:sz w:val="18"/>
                  <w:szCs w:val="18"/>
                </w:rPr>
                <w:delText xml:space="preserve">For production deployment, AI API calls should use an HNZ-approved endpoint with appropriate data residency (Azure OpenAI, Australia East is approved as an alternative).</w:delText>
              </w:r>
            </w:del>
            <w:ins w:id="9319" w:author="Claude (ARCH-MIG-01 Phase 3)" w:date="2026-09-05T17:00:00Z">
              <w:r>
                <w:rPr>
                  <w:rFonts w:ascii="Arial" w:cs="Arial" w:eastAsia="Arial" w:hAnsi="Arial"/>
                  <w:sz w:val="18"/>
                  <w:szCs w:val="18"/>
                </w:rPr>
                <w:t xml:space="preserve">For production deployment, extraction calls should use an HNZ-controlled endpoint with appropriate data residency (Azure OpenAI, Australia East under an HNZ tenancy is approved as an alternative). The extraction service shall be provider-agnostic behind the extraction contract so that a provider change is a configuration and benchmark exercise.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ACCESSIBILITY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Browser compatibility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Criteria Viewer shall function in all modern browsers. The Triage Advisor requires a modern browser with fetch API support.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Responsive design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usable on desktop (primary) and tablet devices.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MAINTAINABILITY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data independence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20" w:author="Claude (ARCH-MIG-01 Phase 3)" w:date="2026-09-05T17:00:00Z">
              <w:r>
                <w:rPr>
                  <w:rFonts w:ascii="Arial" w:cs="Arial" w:eastAsia="Arial" w:hAnsi="Arial"/>
                  <w:sz w:val="18"/>
                  <w:szCs w:val="18"/>
                </w:rPr>
                <w:delText xml:space="preserve">The criteria data model shall be independent of the display tools. Changes to criteria content shall not require code changes to the Viewer or Triage Advisor.</w:delText>
              </w:r>
            </w:del>
            <w:ins w:id="9321" w:author="Claude (ARCH-MIG-01 Phase 3)" w:date="2026-09-05T17:00:00Z">
              <w:r>
                <w:rPr>
                  <w:rFonts w:ascii="Arial" w:cs="Arial" w:eastAsia="Arial" w:hAnsi="Arial"/>
                  <w:sz w:val="18"/>
                  <w:szCs w:val="18"/>
                </w:rPr>
                <w:t xml:space="preserve">Criteria content and logic shall be independent of the display and assessment tools. Changes to criteria shall be bundle versions and shall not require code changes to the Viewer, Triage Advisor or engine.</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22" w:author="Claude (ARCH-MIG-01 Phase 3)" w:date="2026-09-05T17:00:00Z">
              <w:r>
                <w:rPr>
                  <w:rFonts w:ascii="Arial" w:cs="Arial" w:eastAsia="Arial" w:hAnsi="Arial"/>
                  <w:b/>
                  <w:bCs/>
                  <w:sz w:val="18"/>
                  <w:szCs w:val="18"/>
                </w:rPr>
                <w:delText xml:space="preserve">FHIR compatibility path</w:delText>
              </w:r>
            </w:del>
            <w:ins w:id="9323" w:author="Claude (ARCH-MIG-01 Phase 3)" w:date="2026-09-05T17:00:00Z">
              <w:r>
                <w:rPr>
                  <w:rFonts w:ascii="Arial" w:cs="Arial" w:eastAsia="Arial" w:hAnsi="Arial"/>
                  <w:b/>
                  <w:bCs/>
                  <w:sz w:val="18"/>
                  <w:szCs w:val="18"/>
                </w:rPr>
                <w:t xml:space="preserve">FHIR and CQL publication</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24" w:author="Claude (ARCH-MIG-01 Phase 3)" w:date="2026-09-05T17:00:00Z">
              <w:r>
                <w:rPr>
                  <w:rFonts w:ascii="Arial" w:cs="Arial" w:eastAsia="Arial" w:hAnsi="Arial"/>
                  <w:sz w:val="18"/>
                  <w:szCs w:val="18"/>
                </w:rPr>
                <w:delText xml:space="preserve">The internal data model shall be designed to support future serialisation to FHIR Questionnaire / CQL format without requiring a full data restructure.</w:delText>
              </w:r>
            </w:del>
            <w:ins w:id="9325" w:author="Claude (ARCH-MIG-01 Phase 3)" w:date="2026-09-05T17:00:00Z">
              <w:r>
                <w:rPr>
                  <w:rFonts w:ascii="Arial" w:cs="Arial" w:eastAsia="Arial" w:hAnsi="Arial"/>
                  <w:sz w:val="18"/>
                  <w:szCs w:val="18"/>
                </w:rPr>
                <w:t xml:space="preserve">The criteria shall be published as FHIR PlanDefinition, FHIR Questionnaire and CQL Library (compiled to ELM) per exam/site, with the population Library expressed in CQL against FHIR R4 resources, enabling standards-based consumption by referral platforms and future integration.</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del w:id="9326" w:author="Claude (ARCH-MIG-01 Phase 3)" w:date="2026-09-05T17:00:00Z">
              <w:r>
                <w:rPr>
                  <w:rFonts w:ascii="Arial" w:cs="Arial" w:eastAsia="Arial" w:hAnsi="Arial"/>
                  <w:sz w:val="18"/>
                  <w:szCs w:val="18"/>
                </w:rPr>
                <w:delText xml:space="preserve">Nice to have</w:delText>
              </w:r>
            </w:del>
            <w:ins w:id="9327" w:author="Claude (ARCH-MIG-01 Phase 3)" w:date="2026-09-05T17:00:00Z">
              <w:r>
                <w:rPr>
                  <w:rFonts w:ascii="Arial" w:cs="Arial" w:eastAsia="Arial" w:hAnsi="Arial"/>
                  <w:sz w:val="18"/>
                  <w:szCs w:val="18"/>
                </w:rPr>
                <w:t xml:space="preserve">Must have</w:t>
              </w:r>
            </w:ins>
          </w:p>
        </w:tc>
      </w:tr>
      <w:tr>
        <w:trPr>
          <w:ins w:id="9337"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335" w:author="Claude (ARCH-MIG-01 Phase 3)" w:date="2026-09-05T17:00:00Z">
              <w:r>
                <w:rPr>
                  <w:rFonts w:ascii="Arial" w:cs="Arial" w:eastAsia="Arial" w:hAnsi="Arial"/>
                  <w:b/>
                  <w:bCs/>
                  <w:sz w:val="18"/>
                  <w:szCs w:val="18"/>
                </w:rPr>
                <w:t xml:space="preserve">NFR-014</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34"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33" w:author="Claude (ARCH-MIG-01 Phase 3)" w:date="2026-09-05T17:00:00Z"/>
              </w:rPr>
            </w:pPr>
            <w:ins w:id="9332" w:author="Claude (ARCH-MIG-01 Phase 3)" w:date="2026-09-05T17:00:00Z">
              <w:r>
                <w:rPr>
                  <w:rFonts w:ascii="Arial" w:cs="Arial" w:eastAsia="Arial" w:hAnsi="Arial"/>
                  <w:b/>
                  <w:bCs/>
                  <w:sz w:val="18"/>
                  <w:szCs w:val="18"/>
                </w:rPr>
                <w:t xml:space="preserve">Deterministic reproducibility</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31" w:author="Claude (ARCH-MIG-01 Phase 3)" w:date="2026-09-05T17:00:00Z"/>
              </w:rPr>
            </w:pPr>
            <w:ins w:id="9330" w:author="Claude (ARCH-MIG-01 Phase 3)" w:date="2026-09-05T17:00:00Z">
              <w:r>
                <w:rPr>
                  <w:rFonts w:ascii="Arial" w:cs="Arial" w:eastAsia="Arial" w:hAnsi="Arial"/>
                  <w:sz w:val="18"/>
                  <w:szCs w:val="18"/>
                </w:rPr>
                <w:t xml:space="preserve">Given the same QuestionnaireResponse, bundle versions and parameters, the rules engine shall produce the identical Advisory. Every Advisory shall be reproducible from the audit record without calling a model.</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29" w:author="Claude (ARCH-MIG-01 Phase 3)" w:date="2026-09-05T17:00:00Z"/>
              </w:rPr>
            </w:pPr>
            <w:ins w:id="9328" w:author="Claude (ARCH-MIG-01 Phase 3)" w:date="2026-09-05T17:00:00Z">
              <w:r>
                <w:rPr>
                  <w:rFonts w:ascii="Arial" w:cs="Arial" w:eastAsia="Arial" w:hAnsi="Arial"/>
                  <w:sz w:val="18"/>
                  <w:szCs w:val="18"/>
                </w:rPr>
                <w:t xml:space="preserve">Must have</w:t>
              </w:r>
            </w:ins>
          </w:p>
        </w:tc>
      </w:tr>
      <w:tr>
        <w:trPr>
          <w:ins w:id="9347" w:author="Claude (ARCH-MIG-01 Phase 3)" w:date="2026-09-05T17:00:00Z"/>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pPr>
            <w:ins w:id="9345" w:author="Claude (ARCH-MIG-01 Phase 3)" w:date="2026-09-05T17:00:00Z">
              <w:r>
                <w:rPr>
                  <w:rFonts w:ascii="Arial" w:cs="Arial" w:eastAsia="Arial" w:hAnsi="Arial"/>
                  <w:b/>
                  <w:bCs/>
                  <w:sz w:val="18"/>
                  <w:szCs w:val="18"/>
                </w:rPr>
                <w:t xml:space="preserve">NFR-015</w:t>
              </w:r>
            </w:ins>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44" w:author="Claude (ARCH-MIG-01 Phase 3)" w:date="2026-09-05T17:00:00Z"/>
              </w:rPr>
            </w:pP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43" w:author="Claude (ARCH-MIG-01 Phase 3)" w:date="2026-09-05T17:00:00Z"/>
              </w:rPr>
            </w:pPr>
            <w:ins w:id="9342" w:author="Claude (ARCH-MIG-01 Phase 3)" w:date="2026-09-05T17:00:00Z">
              <w:r>
                <w:rPr>
                  <w:rFonts w:ascii="Arial" w:cs="Arial" w:eastAsia="Arial" w:hAnsi="Arial"/>
                  <w:b/>
                  <w:bCs/>
                  <w:sz w:val="18"/>
                  <w:szCs w:val="18"/>
                </w:rPr>
                <w:t xml:space="preserve">Automated test coverage</w:t>
              </w:r>
            </w:ins>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41" w:author="Claude (ARCH-MIG-01 Phase 3)" w:date="2026-09-05T17:00:00Z"/>
              </w:rPr>
            </w:pPr>
            <w:ins w:id="9340" w:author="Claude (ARCH-MIG-01 Phase 3)" w:date="2026-09-05T17:00:00Z">
              <w:r>
                <w:rPr>
                  <w:rFonts w:ascii="Arial" w:cs="Arial" w:eastAsia="Arial" w:hAnsi="Arial"/>
                  <w:sz w:val="18"/>
                  <w:szCs w:val="18"/>
                </w:rPr>
                <w:t xml:space="preserve">The criteria bundle tooling, PII gate, validation gate, engine route and publishing service shall have automated tests executed in continuous integration; a change that fails them shall not be merged or published.</w:t>
              </w:r>
            </w:ins>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rPr>
                <w:ins w:id="9339" w:author="Claude (ARCH-MIG-01 Phase 3)" w:date="2026-09-05T17:00:00Z"/>
              </w:rPr>
            </w:pPr>
            <w:ins w:id="9338" w:author="Claude (ARCH-MIG-01 Phase 3)" w:date="2026-09-05T17:00:00Z">
              <w:r>
                <w:rPr>
                  <w:rFonts w:ascii="Arial" w:cs="Arial" w:eastAsia="Arial" w:hAnsi="Arial"/>
                  <w:sz w:val="18"/>
                  <w:szCs w:val="18"/>
                </w:rPr>
                <w:t xml:space="preserve">Must have</w:t>
              </w:r>
            </w:ins>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10. Future Considerations</w:t>
      </w:r>
    </w:p>
    <w:p>
      <w:pPr>
        <w:spacing w:after="120" w:before="0"/>
      </w:pPr>
      <w:r>
        <w:rPr>
          <w:rFonts w:ascii="Arial" w:cs="Arial" w:eastAsia="Arial" w:hAnsi="Arial"/>
          <w:sz w:val="22"/>
          <w:szCs w:val="22"/>
        </w:rPr>
        <w:t xml:space="preserve">The following capabilities are identified for future phases but are not in scope for the current requirements:</w:t>
      </w:r>
    </w:p>
    <w:p>
      <w:pPr>
        <w:pStyle w:val="ListParagraph"/>
        <w:numPr>
          <w:ilvl w:val="0"/>
          <w:numId w:val="2"/>
        </w:numPr>
        <w:spacing w:after="60" w:before="0"/>
      </w:pPr>
      <w:del w:id="9348" w:author="Claude (ARCH-MIG-01 Phase 3)" w:date="2026-09-05T17:00:00Z">
        <w:r>
          <w:rPr>
            <w:rFonts w:ascii="Arial" w:cs="Arial" w:eastAsia="Arial" w:hAnsi="Arial"/>
            <w:sz w:val="22"/>
            <w:szCs w:val="22"/>
          </w:rPr>
          <w:delText xml:space="preserve">FHIR Questionnaire and CQL serialisation of the criteria data model for standards-based interoperability</w:delText>
        </w:r>
      </w:del>
      <w:ins w:id="9349" w:author="Claude (ARCH-MIG-01 Phase 3)" w:date="2026-09-05T17:00:00Z">
        <w:r>
          <w:rPr>
            <w:rFonts w:ascii="Arial" w:cs="Arial" w:eastAsia="Arial" w:hAnsi="Arial"/>
            <w:sz w:val="22"/>
            <w:szCs w:val="22"/>
          </w:rPr>
          <w:t xml:space="preserve">Consumption of the published FHIR PlanDefinition, Questionnaire and CQL bundles by referral platforms and PMS vendors for in-form criteria support</w:t>
        </w:r>
      </w:ins>
    </w:p>
    <w:p>
      <w:pPr>
        <w:pStyle w:val="ListParagraph"/>
        <w:numPr>
          <w:ilvl w:val="0"/>
          <w:numId w:val="2"/>
        </w:numPr>
        <w:spacing w:after="60" w:before="0"/>
      </w:pPr>
      <w:r>
        <w:rPr>
          <w:rFonts w:ascii="Arial" w:cs="Arial" w:eastAsia="Arial" w:hAnsi="Arial"/>
          <w:sz w:val="22"/>
          <w:szCs w:val="22"/>
        </w:rPr>
        <w:t xml:space="preserve">PMS integration for in-workflow delivery of criteria support within GP practice management systems</w:t>
      </w:r>
    </w:p>
    <w:p>
      <w:pPr>
        <w:pStyle w:val="ListParagraph"/>
        <w:numPr>
          <w:ilvl w:val="0"/>
          <w:numId w:val="2"/>
        </w:numPr>
        <w:spacing w:after="60" w:before="0"/>
      </w:pPr>
      <w:r>
        <w:rPr>
          <w:rFonts w:ascii="Arial" w:cs="Arial" w:eastAsia="Arial" w:hAnsi="Arial"/>
          <w:sz w:val="22"/>
          <w:szCs w:val="22"/>
        </w:rPr>
        <w:t xml:space="preserve">Multi-model comparison framework for ongoing LLM evaluation and model selection</w:t>
      </w:r>
    </w:p>
    <w:p>
      <w:pPr>
        <w:pStyle w:val="ListParagraph"/>
        <w:numPr>
          <w:ilvl w:val="0"/>
          <w:numId w:val="2"/>
        </w:numPr>
        <w:spacing w:after="60" w:before="0"/>
      </w:pPr>
      <w:r>
        <w:rPr>
          <w:rFonts w:ascii="Arial" w:cs="Arial" w:eastAsia="Arial" w:hAnsi="Arial"/>
          <w:sz w:val="22"/>
          <w:szCs w:val="22"/>
        </w:rPr>
        <w:t xml:space="preserve">Automated criteria extraction from updated PDF publications</w:t>
      </w:r>
    </w:p>
    <w:p>
      <w:pPr>
        <w:pStyle w:val="ListParagraph"/>
        <w:numPr>
          <w:ilvl w:val="0"/>
          <w:numId w:val="2"/>
        </w:numPr>
        <w:spacing w:after="60" w:before="0"/>
      </w:pPr>
      <w:del w:id="9350" w:author="Claude (ARCH-MIG-01 Phase 3)" w:date="2026-09-05T17:00:00Z">
        <w:r>
          <w:rPr>
            <w:rFonts w:ascii="Arial" w:cs="Arial" w:eastAsia="Arial" w:hAnsi="Arial"/>
            <w:sz w:val="22"/>
            <w:szCs w:val="22"/>
          </w:rPr>
          <w:delText xml:space="preserve">Deep referral platform integration with bidirectional data exchange (demographics, lab values, completed output)</w:delText>
        </w:r>
      </w:del>
      <w:ins w:id="9351" w:author="Claude (ARCH-MIG-01 Phase 3)" w:date="2026-09-05T17:00:00Z">
        <w:r>
          <w:rPr>
            <w:rFonts w:ascii="Arial" w:cs="Arial" w:eastAsia="Arial" w:hAnsi="Arial"/>
            <w:sz w:val="22"/>
            <w:szCs w:val="22"/>
          </w:rPr>
          <w:t xml:space="preserve">Enabling the dormant retrieval path in tiers: values passed by the calling form; referral-platform prefill from the PMS; direct FHIR retrieval from the PMS or a national platform — each subject to privacy assessment, consent and terminology validation</w:t>
        </w:r>
      </w:ins>
    </w:p>
    <w:p>
      <w:pPr>
        <w:pStyle w:val="ListParagraph"/>
        <w:numPr>
          <w:ilvl w:val="0"/>
          <w:numId w:val="2"/>
        </w:numPr>
        <w:spacing w:after="60" w:before="0"/>
      </w:pPr>
      <w:r>
        <w:rPr>
          <w:rFonts w:ascii="Arial" w:cs="Arial" w:eastAsia="Arial" w:hAnsi="Arial"/>
          <w:sz w:val="22"/>
          <w:szCs w:val="22"/>
        </w:rPr>
        <w:t xml:space="preserve">Clinical audit reporting from aggregated usage and QA data</w:t>
      </w:r>
    </w:p>
    <w:p>
      <w:pPr>
        <w:pStyle w:val="ListParagraph"/>
        <w:numPr>
          <w:ilvl w:val="0"/>
          <w:numId w:val="2"/>
        </w:numPr>
        <w:spacing w:after="60" w:before="0"/>
        <w:rPr>
          <w:ins w:id="9353" w:author="Claude (ARCH-MIG-01 Phase 3)" w:date="2026-09-05T17:00:00Z"/>
        </w:rPr>
      </w:pPr>
      <w:ins w:id="9352" w:author="Claude (ARCH-MIG-01 Phase 3)" w:date="2026-09-05T17:00:00Z">
        <w:r>
          <w:rPr>
            <w:rFonts w:ascii="Arial" w:cs="Arial" w:eastAsia="Arial" w:hAnsi="Arial"/>
            <w:sz w:val="22"/>
            <w:szCs w:val="22"/>
          </w:rPr>
          <w:t xml:space="preserve">A structured criteria editor with role-based access, approval and sign-off workflow, and Entra ID authentication, replacing the developer-mediated change process</w:t>
        </w:r>
      </w:ins>
    </w:p>
    <w:p>
      <w:pPr>
        <w:pStyle w:val="ListParagraph"/>
        <w:numPr>
          <w:ilvl w:val="0"/>
          <w:numId w:val="2"/>
        </w:numPr>
        <w:spacing w:after="60" w:before="0"/>
        <w:rPr>
          <w:ins w:id="9355" w:author="Claude (ARCH-MIG-01 Phase 3)" w:date="2026-09-05T17:00:00Z"/>
        </w:rPr>
      </w:pPr>
      <w:ins w:id="9354" w:author="Claude (ARCH-MIG-01 Phase 3)" w:date="2026-09-05T17:00:00Z">
        <w:r>
          <w:rPr>
            <w:rFonts w:ascii="Arial" w:cs="Arial" w:eastAsia="Arial" w:hAnsi="Arial"/>
            <w:sz w:val="22"/>
            <w:szCs w:val="22"/>
          </w:rPr>
          <w:t xml:space="preserve">Terminology binding of the indicator vocabulary to NZHTS reference sets (SNOMED CT NZ edition, NZPOCS) and a national radiology procedure reference set</w:t>
        </w:r>
      </w:ins>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11. Review and Approval</w:t>
      </w:r>
    </w:p>
    <w:p>
      <w:pPr>
        <w:spacing w:after="120" w:before="0"/>
      </w:pPr>
      <w:r>
        <w:rPr>
          <w:rFonts w:ascii="Arial" w:cs="Arial" w:eastAsia="Arial" w:hAnsi="Arial"/>
          <w:sz w:val="22"/>
          <w:szCs w:val="22"/>
        </w:rPr>
        <w:t xml:space="preserve">This document has been reviewed and approved by the following:</w:t>
      </w:r>
    </w:p>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Author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Gary Ireland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Digital Delivery Lead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22/05/26</w:t>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Craig Milligan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Digital Programme Manager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Stuart Barnard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Radiology Digital Lead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James Entwisle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Clinical Advisor &amp; Radiologist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Tim Wood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 SRO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Louise Poynton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Clinical Director, Tū Ora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Rhys Parry</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GP and GPRL, Central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Matt Hitti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Enterprise Architect, Radiology Programme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Murray Hughes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Solution Architect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Alex Viner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 Director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Janine Croft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Radiology Digital Programme Director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James Entwisle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Clinical Advisor &amp; Radiologist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bl>
    <w:sectPr>
      <w:headerReference w:type="default" r:id="rId10"/>
      <w:footerReference w:type="default" r:id="rId11"/>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4" w:sz="4" w:space="4"/>
      </w:pBdr>
      <w:tabs>
        <w:tab w:val="right" w:pos="9026"/>
      </w:tabs>
      <w:spacing w:after="0" w:before="0"/>
    </w:pPr>
    <w:r>
      <w:rPr>
        <w:rFonts w:ascii="Arial" w:cs="Arial" w:eastAsia="Arial" w:hAnsi="Arial"/>
        <w:color w:val="5A7A8A"/>
        <w:sz w:val="16"/>
        <w:szCs w:val="16"/>
      </w:rPr>
      <w:t xml:space="preserve">Health New Zealand | Te Whatu Ora  —  CRR Programme</w:t>
    </w:r>
    <w:r>
      <w:rPr>
        <w:rFonts w:ascii="Arial" w:cs="Arial" w:eastAsia="Arial" w:hAnsi="Arial"/>
        <w:sz w:val="22"/>
        <w:szCs w:val="22"/>
      </w:rPr>
      <w:t xml:space="preserve">	</w:t>
    </w:r>
    <w:r>
      <w:rPr>
        <w:rFonts w:ascii="Arial" w:cs="Arial" w:eastAsia="Arial" w:hAnsi="Arial"/>
        <w:color w:val="5A7A8A"/>
        <w:sz w:val="16"/>
        <w:szCs w:val="16"/>
      </w:rPr>
      <w:t xml:space="preserve">Page </w:t>
    </w:r>
    <w:r>
      <w:rPr>
        <w:rFonts w:ascii="Arial" w:cs="Arial" w:eastAsia="Arial" w:hAnsi="Arial"/>
        <w:color w:val="5A7A8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4" w:sz="4" w:space="4"/>
      </w:pBdr>
      <w:tabs>
        <w:tab w:val="right" w:pos="9026"/>
      </w:tabs>
      <w:spacing w:after="0" w:before="0"/>
    </w:pPr>
    <w:r>
      <w:rPr>
        <w:rFonts w:ascii="Arial" w:cs="Arial" w:eastAsia="Arial" w:hAnsi="Arial"/>
        <w:color w:val="5A7A8A"/>
        <w:sz w:val="16"/>
        <w:szCs w:val="16"/>
      </w:rPr>
      <w:t xml:space="preserve">Health New Zealand | Te Whatu Ora  —  CRR Programme</w:t>
    </w:r>
    <w:r>
      <w:rPr>
        <w:rFonts w:ascii="Arial" w:cs="Arial" w:eastAsia="Arial" w:hAnsi="Arial"/>
        <w:sz w:val="22"/>
        <w:szCs w:val="22"/>
      </w:rPr>
      <w:t xml:space="preserve">	</w:t>
    </w:r>
    <w:r>
      <w:rPr>
        <w:rFonts w:ascii="Arial" w:cs="Arial" w:eastAsia="Arial" w:hAnsi="Arial"/>
        <w:color w:val="5A7A8A"/>
        <w:sz w:val="16"/>
        <w:szCs w:val="16"/>
      </w:rPr>
      <w:t xml:space="preserve">Page </w:t>
    </w:r>
    <w:r>
      <w:rPr>
        <w:rFonts w:ascii="Arial" w:cs="Arial" w:eastAsia="Arial" w:hAnsi="Arial"/>
        <w:color w:val="5A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drawing>
        <wp:inline distT="0" distB="0" distL="0" distR="0">
          <wp:extent cx="6286500" cy="552450"/>
          <wp:effectExtent t="0" r="0" b="0" l="0"/>
          <wp:docPr id="1" name="header-banner-default"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5524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pPr>
    <w:r>
      <w:drawing>
        <wp:inline distT="0" distB="0" distL="0" distR="0">
          <wp:extent cx="6286500" cy="781050"/>
          <wp:effectExtent t="0" r="0" b="0" l="0"/>
          <wp:docPr id="1" name="header-banner"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810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drawing>
        <wp:inline distT="0" distB="0" distL="0" distR="0">
          <wp:extent cx="6286500" cy="552450"/>
          <wp:effectExtent t="0" r="0" b="0" l="0"/>
          <wp:docPr id="1" name="header-banner-default"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552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B5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3B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9f9ac223bfebcbd8ae0907ab8b9fdbf0c8ebb1.png"/></Relationships>
</file>

<file path=word/_rels/header2.xml.rels><?xml version="1.0" encoding="UTF-8"?><Relationships xmlns="http://schemas.openxmlformats.org/package/2006/relationships"><Relationship Id="rId0" Type="http://schemas.openxmlformats.org/officeDocument/2006/relationships/image" Target="media/541c3e9333069380f84dcce5ff8adaf852feb3de.png"/></Relationships>
</file>

<file path=word/_rels/header3.xml.rels><?xml version="1.0" encoding="UTF-8"?><Relationships xmlns="http://schemas.openxmlformats.org/package/2006/relationships"><Relationship Id="rId0" Type="http://schemas.openxmlformats.org/officeDocument/2006/relationships/image" Target="media/279f9ac223bfebcbd8ae0907ab8b9fdbf0c8ebb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2026-05-21T18:23:55.246Z</dcterms:created>
  <dcterms:modified xsi:type="dcterms:W3CDTF">2026-05-21T18:23:55.272Z</dcterms:modified>
</cp:coreProperties>
</file>

<file path=docProps/custom.xml><?xml version="1.0" encoding="utf-8"?>
<Properties xmlns="http://schemas.openxmlformats.org/officeDocument/2006/custom-properties" xmlns:vt="http://schemas.openxmlformats.org/officeDocument/2006/docPropsVTypes"/>
</file>