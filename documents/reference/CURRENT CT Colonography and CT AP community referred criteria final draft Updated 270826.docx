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97717" w14:textId="77777777" w:rsidR="00EF52B5" w:rsidRDefault="00EF52B5" w:rsidP="00EF52B5">
      <w:pPr>
        <w:pStyle w:val="Heading2"/>
        <w:ind w:left="-5"/>
      </w:pPr>
      <w:bookmarkStart w:id="0" w:name="_Toc265431"/>
      <w:r>
        <w:t xml:space="preserve">CT Colonography - Adult </w:t>
      </w:r>
      <w:bookmarkEnd w:id="0"/>
    </w:p>
    <w:tbl>
      <w:tblPr>
        <w:tblStyle w:val="TableGrid"/>
        <w:tblW w:w="15922" w:type="dxa"/>
        <w:tblInd w:w="-431" w:type="dxa"/>
        <w:tblCellMar>
          <w:top w:w="44" w:type="dxa"/>
          <w:right w:w="110" w:type="dxa"/>
        </w:tblCellMar>
        <w:tblLook w:val="04A0" w:firstRow="1" w:lastRow="0" w:firstColumn="1" w:lastColumn="0" w:noHBand="0" w:noVBand="1"/>
      </w:tblPr>
      <w:tblGrid>
        <w:gridCol w:w="2389"/>
        <w:gridCol w:w="8720"/>
        <w:gridCol w:w="3432"/>
        <w:gridCol w:w="1381"/>
      </w:tblGrid>
      <w:tr w:rsidR="00EF52B5" w14:paraId="6DD2634C" w14:textId="77777777" w:rsidTr="00713419">
        <w:trPr>
          <w:trHeight w:val="259"/>
        </w:trPr>
        <w:tc>
          <w:tcPr>
            <w:tcW w:w="2417" w:type="dxa"/>
            <w:tcBorders>
              <w:top w:val="single" w:sz="4" w:space="0" w:color="000000"/>
              <w:left w:val="single" w:sz="4" w:space="0" w:color="000000"/>
              <w:bottom w:val="single" w:sz="4" w:space="0" w:color="000000"/>
              <w:right w:val="single" w:sz="4" w:space="0" w:color="000000"/>
            </w:tcBorders>
          </w:tcPr>
          <w:p w14:paraId="1DAAA684" w14:textId="77777777" w:rsidR="00EF52B5" w:rsidRDefault="00EF52B5" w:rsidP="00933683">
            <w:pPr>
              <w:spacing w:after="0"/>
              <w:ind w:left="282"/>
              <w:jc w:val="center"/>
            </w:pPr>
            <w:r>
              <w:rPr>
                <w:rFonts w:ascii="Arial" w:eastAsia="Arial" w:hAnsi="Arial" w:cs="Arial"/>
                <w:b/>
              </w:rPr>
              <w:t xml:space="preserve"> </w:t>
            </w:r>
            <w:r>
              <w:rPr>
                <w:rFonts w:ascii="Arial" w:eastAsia="Arial" w:hAnsi="Arial" w:cs="Arial"/>
                <w:b/>
                <w:sz w:val="18"/>
              </w:rPr>
              <w:t xml:space="preserve"> </w:t>
            </w:r>
            <w:r>
              <w:rPr>
                <w:rFonts w:ascii="Arial" w:eastAsia="Arial" w:hAnsi="Arial" w:cs="Arial"/>
                <w:b/>
              </w:rPr>
              <w:t xml:space="preserve"> </w:t>
            </w:r>
          </w:p>
        </w:tc>
        <w:tc>
          <w:tcPr>
            <w:tcW w:w="13505" w:type="dxa"/>
            <w:gridSpan w:val="3"/>
            <w:tcBorders>
              <w:top w:val="single" w:sz="4" w:space="0" w:color="000000"/>
              <w:left w:val="single" w:sz="4" w:space="0" w:color="000000"/>
              <w:bottom w:val="single" w:sz="4" w:space="0" w:color="000000"/>
              <w:right w:val="single" w:sz="4" w:space="0" w:color="000000"/>
            </w:tcBorders>
          </w:tcPr>
          <w:p w14:paraId="36C2E4DA" w14:textId="77777777" w:rsidR="00EF52B5" w:rsidRDefault="00EF52B5" w:rsidP="00933683">
            <w:pPr>
              <w:tabs>
                <w:tab w:val="center" w:pos="3962"/>
                <w:tab w:val="center" w:pos="8787"/>
                <w:tab w:val="center" w:pos="10418"/>
              </w:tabs>
              <w:spacing w:after="0"/>
            </w:pPr>
            <w:r>
              <w:tab/>
            </w:r>
            <w:r>
              <w:rPr>
                <w:rFonts w:ascii="Arial" w:eastAsia="Arial" w:hAnsi="Arial" w:cs="Arial"/>
                <w:b/>
              </w:rPr>
              <w:t xml:space="preserve">Referral Criteria and Prioritisation Timeframes </w:t>
            </w:r>
            <w:r>
              <w:rPr>
                <w:rFonts w:ascii="Arial" w:eastAsia="Arial" w:hAnsi="Arial" w:cs="Arial"/>
                <w:b/>
              </w:rPr>
              <w:tab/>
              <w:t xml:space="preserve"> </w:t>
            </w:r>
            <w:r>
              <w:rPr>
                <w:rFonts w:ascii="Arial" w:eastAsia="Arial" w:hAnsi="Arial" w:cs="Arial"/>
                <w:b/>
              </w:rPr>
              <w:tab/>
              <w:t xml:space="preserve"> </w:t>
            </w:r>
          </w:p>
        </w:tc>
      </w:tr>
      <w:tr w:rsidR="00EF52B5" w14:paraId="11A4DC77" w14:textId="77777777" w:rsidTr="00713419">
        <w:trPr>
          <w:trHeight w:val="254"/>
        </w:trPr>
        <w:tc>
          <w:tcPr>
            <w:tcW w:w="2417" w:type="dxa"/>
            <w:tcBorders>
              <w:top w:val="single" w:sz="4" w:space="0" w:color="000000"/>
              <w:left w:val="single" w:sz="4" w:space="0" w:color="000000"/>
              <w:bottom w:val="single" w:sz="4" w:space="0" w:color="000000"/>
              <w:right w:val="single" w:sz="4" w:space="0" w:color="000000"/>
            </w:tcBorders>
          </w:tcPr>
          <w:p w14:paraId="3B384E39" w14:textId="77777777" w:rsidR="00EF52B5" w:rsidRDefault="00EF52B5" w:rsidP="00933683">
            <w:pPr>
              <w:spacing w:after="0"/>
              <w:ind w:left="106"/>
              <w:jc w:val="center"/>
            </w:pPr>
            <w:r>
              <w:rPr>
                <w:rFonts w:ascii="Arial" w:eastAsia="Arial" w:hAnsi="Arial" w:cs="Arial"/>
                <w:b/>
              </w:rPr>
              <w:t xml:space="preserve">Timeframe </w:t>
            </w:r>
          </w:p>
        </w:tc>
        <w:tc>
          <w:tcPr>
            <w:tcW w:w="8732" w:type="dxa"/>
            <w:tcBorders>
              <w:top w:val="single" w:sz="4" w:space="0" w:color="000000"/>
              <w:left w:val="single" w:sz="4" w:space="0" w:color="000000"/>
              <w:bottom w:val="single" w:sz="4" w:space="0" w:color="000000"/>
              <w:right w:val="single" w:sz="4" w:space="0" w:color="000000"/>
            </w:tcBorders>
          </w:tcPr>
          <w:p w14:paraId="7A1DC508" w14:textId="77777777" w:rsidR="00EF52B5" w:rsidRDefault="00EF52B5" w:rsidP="00933683">
            <w:pPr>
              <w:spacing w:after="0"/>
              <w:ind w:left="97"/>
              <w:jc w:val="center"/>
            </w:pPr>
            <w:r>
              <w:rPr>
                <w:rFonts w:ascii="Arial" w:eastAsia="Arial" w:hAnsi="Arial" w:cs="Arial"/>
                <w:b/>
              </w:rPr>
              <w:t xml:space="preserve">Clinical Presentation </w:t>
            </w:r>
          </w:p>
        </w:tc>
        <w:tc>
          <w:tcPr>
            <w:tcW w:w="3387" w:type="dxa"/>
            <w:tcBorders>
              <w:top w:val="single" w:sz="4" w:space="0" w:color="000000"/>
              <w:left w:val="single" w:sz="4" w:space="0" w:color="000000"/>
              <w:bottom w:val="single" w:sz="4" w:space="0" w:color="000000"/>
              <w:right w:val="single" w:sz="4" w:space="0" w:color="000000"/>
            </w:tcBorders>
          </w:tcPr>
          <w:p w14:paraId="631CCC6C" w14:textId="77777777" w:rsidR="00EF52B5" w:rsidRDefault="00EF52B5" w:rsidP="00933683">
            <w:pPr>
              <w:spacing w:after="0"/>
              <w:ind w:left="111"/>
              <w:jc w:val="center"/>
            </w:pPr>
            <w:r>
              <w:rPr>
                <w:rFonts w:ascii="Arial" w:eastAsia="Arial" w:hAnsi="Arial" w:cs="Arial"/>
                <w:b/>
              </w:rPr>
              <w:t xml:space="preserve">Source </w:t>
            </w:r>
          </w:p>
        </w:tc>
        <w:tc>
          <w:tcPr>
            <w:tcW w:w="1386" w:type="dxa"/>
            <w:tcBorders>
              <w:top w:val="single" w:sz="4" w:space="0" w:color="000000"/>
              <w:left w:val="single" w:sz="4" w:space="0" w:color="000000"/>
              <w:bottom w:val="single" w:sz="4" w:space="0" w:color="000000"/>
              <w:right w:val="single" w:sz="4" w:space="0" w:color="000000"/>
            </w:tcBorders>
          </w:tcPr>
          <w:p w14:paraId="62DB49A3" w14:textId="77777777" w:rsidR="00EF52B5" w:rsidRDefault="00EF52B5" w:rsidP="00933683">
            <w:pPr>
              <w:spacing w:after="0"/>
              <w:ind w:left="106"/>
              <w:jc w:val="center"/>
            </w:pPr>
            <w:r>
              <w:rPr>
                <w:rFonts w:ascii="Arial" w:eastAsia="Arial" w:hAnsi="Arial" w:cs="Arial"/>
                <w:b/>
              </w:rPr>
              <w:t xml:space="preserve">Referrers </w:t>
            </w:r>
          </w:p>
        </w:tc>
      </w:tr>
      <w:tr w:rsidR="0030493A" w14:paraId="10CDC83D" w14:textId="77777777" w:rsidTr="00713419">
        <w:trPr>
          <w:trHeight w:val="4834"/>
        </w:trPr>
        <w:tc>
          <w:tcPr>
            <w:tcW w:w="2417" w:type="dxa"/>
            <w:tcBorders>
              <w:top w:val="single" w:sz="4" w:space="0" w:color="000000"/>
              <w:left w:val="single" w:sz="4" w:space="0" w:color="000000"/>
              <w:bottom w:val="single" w:sz="4" w:space="0" w:color="000000"/>
              <w:right w:val="single" w:sz="4" w:space="0" w:color="000000"/>
            </w:tcBorders>
          </w:tcPr>
          <w:p w14:paraId="7CAA8A6F" w14:textId="77777777" w:rsidR="0030493A" w:rsidRDefault="0030493A" w:rsidP="0030493A">
            <w:pPr>
              <w:spacing w:after="0"/>
              <w:ind w:left="111"/>
            </w:pPr>
            <w:r>
              <w:rPr>
                <w:rFonts w:ascii="Arial" w:eastAsia="Arial" w:hAnsi="Arial" w:cs="Arial"/>
                <w:sz w:val="18"/>
              </w:rPr>
              <w:t xml:space="preserve"> </w:t>
            </w:r>
          </w:p>
          <w:p w14:paraId="358DAFEC" w14:textId="77777777" w:rsidR="0030493A" w:rsidRDefault="0030493A" w:rsidP="0030493A">
            <w:pPr>
              <w:spacing w:after="0"/>
              <w:ind w:left="111"/>
            </w:pPr>
            <w:r>
              <w:rPr>
                <w:rFonts w:ascii="Arial" w:eastAsia="Arial" w:hAnsi="Arial" w:cs="Arial"/>
                <w:sz w:val="18"/>
              </w:rPr>
              <w:t xml:space="preserve"> </w:t>
            </w:r>
          </w:p>
          <w:p w14:paraId="17A2C448" w14:textId="77777777" w:rsidR="0030493A" w:rsidRDefault="0030493A" w:rsidP="0030493A">
            <w:pPr>
              <w:spacing w:after="0"/>
              <w:ind w:left="111"/>
            </w:pPr>
            <w:r>
              <w:rPr>
                <w:rFonts w:ascii="Arial" w:eastAsia="Arial" w:hAnsi="Arial" w:cs="Arial"/>
                <w:sz w:val="18"/>
              </w:rPr>
              <w:t xml:space="preserve"> </w:t>
            </w:r>
          </w:p>
          <w:p w14:paraId="5A50C5F0" w14:textId="77777777" w:rsidR="0030493A" w:rsidRDefault="0030493A" w:rsidP="0030493A">
            <w:pPr>
              <w:spacing w:after="0"/>
              <w:ind w:left="111"/>
            </w:pPr>
            <w:r>
              <w:rPr>
                <w:rFonts w:ascii="Arial" w:eastAsia="Arial" w:hAnsi="Arial" w:cs="Arial"/>
                <w:sz w:val="18"/>
              </w:rPr>
              <w:t xml:space="preserve"> </w:t>
            </w:r>
          </w:p>
          <w:p w14:paraId="67C66279" w14:textId="77777777" w:rsidR="0030493A" w:rsidRDefault="0030493A" w:rsidP="0030493A">
            <w:pPr>
              <w:spacing w:after="0"/>
              <w:ind w:left="111"/>
            </w:pPr>
            <w:r>
              <w:rPr>
                <w:rFonts w:ascii="Arial" w:eastAsia="Arial" w:hAnsi="Arial" w:cs="Arial"/>
                <w:sz w:val="18"/>
              </w:rPr>
              <w:t xml:space="preserve"> </w:t>
            </w:r>
          </w:p>
          <w:p w14:paraId="40BCB770" w14:textId="77777777" w:rsidR="0030493A" w:rsidRDefault="0030493A" w:rsidP="0030493A">
            <w:pPr>
              <w:spacing w:after="0"/>
              <w:ind w:left="111"/>
            </w:pPr>
            <w:r>
              <w:rPr>
                <w:rFonts w:ascii="Arial" w:eastAsia="Arial" w:hAnsi="Arial" w:cs="Arial"/>
                <w:sz w:val="18"/>
              </w:rPr>
              <w:t xml:space="preserve"> </w:t>
            </w:r>
          </w:p>
          <w:p w14:paraId="22D62AB7" w14:textId="77777777" w:rsidR="0030493A" w:rsidRDefault="0030493A" w:rsidP="0030493A">
            <w:pPr>
              <w:spacing w:after="0"/>
              <w:ind w:left="111"/>
            </w:pPr>
            <w:r>
              <w:rPr>
                <w:rFonts w:ascii="Arial" w:eastAsia="Arial" w:hAnsi="Arial" w:cs="Arial"/>
                <w:sz w:val="18"/>
              </w:rPr>
              <w:t xml:space="preserve"> </w:t>
            </w:r>
          </w:p>
          <w:p w14:paraId="0D317EF5" w14:textId="77777777" w:rsidR="0030493A" w:rsidRDefault="0030493A" w:rsidP="0030493A">
            <w:pPr>
              <w:spacing w:after="0"/>
              <w:ind w:left="111"/>
            </w:pPr>
            <w:r>
              <w:rPr>
                <w:rFonts w:ascii="Arial" w:eastAsia="Arial" w:hAnsi="Arial" w:cs="Arial"/>
                <w:sz w:val="18"/>
              </w:rPr>
              <w:t xml:space="preserve"> </w:t>
            </w:r>
          </w:p>
          <w:p w14:paraId="3EE033A1" w14:textId="77777777" w:rsidR="0030493A" w:rsidRDefault="0030493A" w:rsidP="0030493A">
            <w:pPr>
              <w:spacing w:after="0"/>
              <w:ind w:left="111"/>
            </w:pPr>
            <w:r>
              <w:rPr>
                <w:rFonts w:ascii="Arial" w:eastAsia="Arial" w:hAnsi="Arial" w:cs="Arial"/>
                <w:sz w:val="18"/>
              </w:rPr>
              <w:t xml:space="preserve"> </w:t>
            </w:r>
          </w:p>
          <w:p w14:paraId="3A296AED" w14:textId="77777777" w:rsidR="0030493A" w:rsidRDefault="0030493A" w:rsidP="0030493A">
            <w:pPr>
              <w:spacing w:after="0"/>
              <w:ind w:left="111"/>
            </w:pPr>
            <w:r>
              <w:rPr>
                <w:rFonts w:ascii="Arial" w:eastAsia="Arial" w:hAnsi="Arial" w:cs="Arial"/>
                <w:sz w:val="18"/>
              </w:rPr>
              <w:t xml:space="preserve"> </w:t>
            </w:r>
          </w:p>
          <w:p w14:paraId="61F7CBDB" w14:textId="77777777" w:rsidR="0030493A" w:rsidRDefault="0030493A" w:rsidP="0030493A">
            <w:pPr>
              <w:spacing w:after="0"/>
              <w:ind w:left="111"/>
            </w:pPr>
            <w:r>
              <w:rPr>
                <w:rFonts w:ascii="Arial" w:eastAsia="Arial" w:hAnsi="Arial" w:cs="Arial"/>
                <w:sz w:val="18"/>
              </w:rPr>
              <w:t xml:space="preserve"> </w:t>
            </w:r>
          </w:p>
          <w:p w14:paraId="7A546E84" w14:textId="77777777" w:rsidR="0030493A" w:rsidRDefault="0030493A" w:rsidP="0030493A">
            <w:pPr>
              <w:spacing w:after="0"/>
              <w:ind w:left="111"/>
            </w:pPr>
            <w:r>
              <w:rPr>
                <w:rFonts w:ascii="Arial" w:eastAsia="Arial" w:hAnsi="Arial" w:cs="Arial"/>
                <w:sz w:val="18"/>
              </w:rPr>
              <w:t xml:space="preserve"> </w:t>
            </w:r>
          </w:p>
          <w:p w14:paraId="1420B59E" w14:textId="77777777" w:rsidR="0030493A" w:rsidRDefault="0030493A" w:rsidP="0030493A">
            <w:pPr>
              <w:spacing w:after="0"/>
              <w:ind w:left="111"/>
            </w:pPr>
            <w:r>
              <w:rPr>
                <w:rFonts w:ascii="Arial" w:eastAsia="Arial" w:hAnsi="Arial" w:cs="Arial"/>
                <w:sz w:val="18"/>
              </w:rPr>
              <w:t xml:space="preserve"> </w:t>
            </w:r>
          </w:p>
          <w:p w14:paraId="45E42505" w14:textId="77777777" w:rsidR="0030493A" w:rsidRDefault="0030493A" w:rsidP="0030493A">
            <w:pPr>
              <w:spacing w:after="0"/>
              <w:ind w:left="111"/>
            </w:pPr>
            <w:r>
              <w:rPr>
                <w:rFonts w:ascii="Arial" w:eastAsia="Arial" w:hAnsi="Arial" w:cs="Arial"/>
                <w:sz w:val="18"/>
              </w:rPr>
              <w:t xml:space="preserve"> </w:t>
            </w:r>
          </w:p>
          <w:p w14:paraId="5C6D1A9D" w14:textId="77777777" w:rsidR="0030493A" w:rsidRDefault="0030493A" w:rsidP="0030493A">
            <w:pPr>
              <w:spacing w:after="0"/>
              <w:ind w:left="111"/>
            </w:pPr>
            <w:r>
              <w:rPr>
                <w:rFonts w:ascii="Arial" w:eastAsia="Arial" w:hAnsi="Arial" w:cs="Arial"/>
                <w:sz w:val="18"/>
              </w:rPr>
              <w:t xml:space="preserve"> </w:t>
            </w:r>
          </w:p>
          <w:p w14:paraId="60A2E528" w14:textId="77777777" w:rsidR="0030493A" w:rsidRDefault="0030493A" w:rsidP="0030493A">
            <w:pPr>
              <w:spacing w:after="0"/>
              <w:ind w:left="111"/>
            </w:pPr>
            <w:r>
              <w:rPr>
                <w:rFonts w:ascii="Arial" w:eastAsia="Arial" w:hAnsi="Arial" w:cs="Arial"/>
                <w:sz w:val="18"/>
              </w:rPr>
              <w:t xml:space="preserve"> </w:t>
            </w:r>
          </w:p>
          <w:p w14:paraId="643E0D7D" w14:textId="77777777" w:rsidR="0030493A" w:rsidRDefault="0030493A" w:rsidP="0030493A">
            <w:pPr>
              <w:spacing w:after="0"/>
              <w:ind w:left="111"/>
            </w:pPr>
            <w:r>
              <w:rPr>
                <w:rFonts w:ascii="Arial" w:eastAsia="Arial" w:hAnsi="Arial" w:cs="Arial"/>
                <w:sz w:val="18"/>
              </w:rPr>
              <w:t xml:space="preserve"> </w:t>
            </w:r>
          </w:p>
          <w:p w14:paraId="3B986C12" w14:textId="77777777" w:rsidR="0030493A" w:rsidRDefault="0030493A" w:rsidP="0030493A">
            <w:pPr>
              <w:spacing w:after="0"/>
              <w:ind w:left="111"/>
            </w:pPr>
            <w:r>
              <w:rPr>
                <w:rFonts w:ascii="Arial" w:eastAsia="Arial" w:hAnsi="Arial" w:cs="Arial"/>
                <w:sz w:val="18"/>
              </w:rPr>
              <w:t xml:space="preserve"> </w:t>
            </w:r>
          </w:p>
          <w:p w14:paraId="6176CB73" w14:textId="77777777" w:rsidR="0030493A" w:rsidRDefault="0030493A" w:rsidP="0030493A">
            <w:pPr>
              <w:spacing w:after="0"/>
              <w:ind w:left="111"/>
            </w:pPr>
            <w:r>
              <w:rPr>
                <w:rFonts w:ascii="Arial" w:eastAsia="Arial" w:hAnsi="Arial" w:cs="Arial"/>
                <w:sz w:val="18"/>
              </w:rPr>
              <w:t xml:space="preserve"> </w:t>
            </w:r>
          </w:p>
          <w:p w14:paraId="2567DD9C" w14:textId="77777777" w:rsidR="0030493A" w:rsidRDefault="0030493A" w:rsidP="0030493A">
            <w:pPr>
              <w:spacing w:after="0"/>
              <w:ind w:left="111"/>
            </w:pPr>
            <w:r>
              <w:rPr>
                <w:rFonts w:ascii="Arial" w:eastAsia="Arial" w:hAnsi="Arial" w:cs="Arial"/>
                <w:sz w:val="18"/>
              </w:rPr>
              <w:t xml:space="preserve"> </w:t>
            </w:r>
          </w:p>
          <w:p w14:paraId="1CAD738E" w14:textId="77777777" w:rsidR="0030493A" w:rsidRDefault="0030493A" w:rsidP="0030493A">
            <w:pPr>
              <w:spacing w:after="0"/>
              <w:ind w:left="111"/>
            </w:pPr>
            <w:r>
              <w:rPr>
                <w:rFonts w:ascii="Arial" w:eastAsia="Arial" w:hAnsi="Arial" w:cs="Arial"/>
                <w:sz w:val="18"/>
              </w:rPr>
              <w:t xml:space="preserve"> </w:t>
            </w:r>
          </w:p>
        </w:tc>
        <w:tc>
          <w:tcPr>
            <w:tcW w:w="8732" w:type="dxa"/>
            <w:tcBorders>
              <w:top w:val="single" w:sz="4" w:space="0" w:color="000000"/>
              <w:left w:val="single" w:sz="4" w:space="0" w:color="000000"/>
              <w:bottom w:val="single" w:sz="4" w:space="0" w:color="000000"/>
              <w:right w:val="single" w:sz="4" w:space="0" w:color="000000"/>
            </w:tcBorders>
            <w:vAlign w:val="bottom"/>
          </w:tcPr>
          <w:tbl>
            <w:tblPr>
              <w:tblStyle w:val="TableGrid"/>
              <w:tblpPr w:leftFromText="180" w:rightFromText="180" w:vertAnchor="page" w:horzAnchor="margin" w:tblpY="121"/>
              <w:tblOverlap w:val="never"/>
              <w:tblW w:w="8119" w:type="dxa"/>
              <w:tblInd w:w="0" w:type="dxa"/>
              <w:tblCellMar>
                <w:top w:w="120" w:type="dxa"/>
                <w:left w:w="154" w:type="dxa"/>
                <w:right w:w="115" w:type="dxa"/>
              </w:tblCellMar>
              <w:tblLook w:val="04A0" w:firstRow="1" w:lastRow="0" w:firstColumn="1" w:lastColumn="0" w:noHBand="0" w:noVBand="1"/>
            </w:tblPr>
            <w:tblGrid>
              <w:gridCol w:w="8119"/>
            </w:tblGrid>
            <w:tr w:rsidR="0030493A" w:rsidRPr="00713419" w14:paraId="426A6F24" w14:textId="77777777" w:rsidTr="00713419">
              <w:trPr>
                <w:trHeight w:val="4079"/>
              </w:trPr>
              <w:tc>
                <w:tcPr>
                  <w:tcW w:w="8119" w:type="dxa"/>
                  <w:tcBorders>
                    <w:top w:val="single" w:sz="6" w:space="0" w:color="000000"/>
                    <w:left w:val="single" w:sz="6" w:space="0" w:color="000000"/>
                    <w:bottom w:val="single" w:sz="6" w:space="0" w:color="000000"/>
                    <w:right w:val="single" w:sz="6" w:space="0" w:color="000000"/>
                  </w:tcBorders>
                </w:tcPr>
                <w:p w14:paraId="4536C5CF" w14:textId="77777777" w:rsidR="0030493A" w:rsidRPr="00713419" w:rsidRDefault="0030493A" w:rsidP="00713419">
                  <w:pPr>
                    <w:ind w:right="87"/>
                    <w:rPr>
                      <w:rFonts w:ascii="Arial" w:eastAsia="Arial" w:hAnsi="Arial" w:cs="Arial"/>
                      <w:i/>
                      <w:color w:val="153D63"/>
                      <w:sz w:val="20"/>
                      <w:u w:val="single"/>
                    </w:rPr>
                  </w:pPr>
                  <w:r w:rsidRPr="00713419">
                    <w:rPr>
                      <w:rFonts w:ascii="Arial" w:eastAsia="Arial" w:hAnsi="Arial" w:cs="Arial"/>
                      <w:i/>
                      <w:color w:val="153D63"/>
                      <w:sz w:val="20"/>
                      <w:u w:val="single"/>
                    </w:rPr>
                    <w:t xml:space="preserve">Guidance: </w:t>
                  </w:r>
                </w:p>
                <w:p w14:paraId="5E32E8B7" w14:textId="12C0DFCE" w:rsidR="004B7C75" w:rsidRPr="00713419" w:rsidRDefault="0030493A" w:rsidP="00713419">
                  <w:pPr>
                    <w:spacing w:line="232" w:lineRule="auto"/>
                    <w:ind w:right="87"/>
                    <w:rPr>
                      <w:rFonts w:ascii="Arial" w:eastAsia="Arial" w:hAnsi="Arial" w:cs="Arial"/>
                      <w:i/>
                      <w:color w:val="153D63"/>
                      <w:sz w:val="20"/>
                    </w:rPr>
                  </w:pPr>
                  <w:r w:rsidRPr="00713419">
                    <w:rPr>
                      <w:rFonts w:ascii="Arial" w:eastAsia="Arial" w:hAnsi="Arial" w:cs="Arial"/>
                      <w:i/>
                      <w:color w:val="153D63"/>
                      <w:sz w:val="20"/>
                    </w:rPr>
                    <w:t>Following</w:t>
                  </w:r>
                  <w:r w:rsidR="004B7C75" w:rsidRPr="00713419">
                    <w:rPr>
                      <w:rFonts w:ascii="Arial" w:eastAsia="Arial" w:hAnsi="Arial" w:cs="Arial"/>
                      <w:i/>
                      <w:color w:val="153D63"/>
                      <w:sz w:val="20"/>
                    </w:rPr>
                    <w:t xml:space="preserve"> the</w:t>
                  </w:r>
                  <w:r w:rsidRPr="00713419">
                    <w:rPr>
                      <w:rFonts w:ascii="Arial" w:eastAsia="Arial" w:hAnsi="Arial" w:cs="Arial"/>
                      <w:i/>
                      <w:color w:val="153D63"/>
                      <w:sz w:val="20"/>
                    </w:rPr>
                    <w:t xml:space="preserve"> introduction of faecal immune-chemical testing</w:t>
                  </w:r>
                  <w:r w:rsidR="004B7C75" w:rsidRPr="00713419">
                    <w:rPr>
                      <w:rFonts w:ascii="Arial" w:eastAsia="Arial" w:hAnsi="Arial" w:cs="Arial"/>
                      <w:i/>
                      <w:color w:val="153D63"/>
                      <w:sz w:val="20"/>
                    </w:rPr>
                    <w:t xml:space="preserve"> (FIT)</w:t>
                  </w:r>
                  <w:r w:rsidRPr="00713419">
                    <w:rPr>
                      <w:rFonts w:ascii="Arial" w:eastAsia="Arial" w:hAnsi="Arial" w:cs="Arial"/>
                      <w:i/>
                      <w:color w:val="153D63"/>
                      <w:sz w:val="20"/>
                    </w:rPr>
                    <w:t xml:space="preserve"> for symptomatic patients</w:t>
                  </w:r>
                  <w:r w:rsidR="003E2CA6" w:rsidRPr="00713419">
                    <w:rPr>
                      <w:rFonts w:ascii="Arial" w:eastAsia="Arial" w:hAnsi="Arial" w:cs="Arial"/>
                      <w:i/>
                      <w:color w:val="153D63"/>
                      <w:sz w:val="20"/>
                    </w:rPr>
                    <w:t>,</w:t>
                  </w:r>
                  <w:r w:rsidR="004B7C75" w:rsidRPr="00713419">
                    <w:rPr>
                      <w:rFonts w:ascii="Arial" w:eastAsia="Arial" w:hAnsi="Arial" w:cs="Arial"/>
                      <w:i/>
                      <w:color w:val="153D63"/>
                      <w:sz w:val="20"/>
                    </w:rPr>
                    <w:t xml:space="preserve"> </w:t>
                  </w:r>
                  <w:r w:rsidRPr="00713419">
                    <w:rPr>
                      <w:rFonts w:ascii="Arial" w:eastAsia="Arial" w:hAnsi="Arial" w:cs="Arial"/>
                      <w:i/>
                      <w:color w:val="153D63"/>
                      <w:sz w:val="20"/>
                    </w:rPr>
                    <w:t xml:space="preserve">direct access for </w:t>
                  </w:r>
                  <w:r w:rsidR="004B7C75" w:rsidRPr="00713419">
                    <w:rPr>
                      <w:rFonts w:ascii="Arial" w:eastAsia="Arial" w:hAnsi="Arial" w:cs="Arial"/>
                      <w:i/>
                      <w:color w:val="153D63"/>
                      <w:sz w:val="20"/>
                    </w:rPr>
                    <w:t xml:space="preserve">CT </w:t>
                  </w:r>
                  <w:r w:rsidRPr="00713419">
                    <w:rPr>
                      <w:rFonts w:ascii="Arial" w:eastAsia="Arial" w:hAnsi="Arial" w:cs="Arial"/>
                      <w:i/>
                      <w:color w:val="153D63"/>
                      <w:sz w:val="20"/>
                    </w:rPr>
                    <w:t>Colonography</w:t>
                  </w:r>
                  <w:r w:rsidR="004B7C75" w:rsidRPr="00713419">
                    <w:rPr>
                      <w:rFonts w:ascii="Arial" w:eastAsia="Arial" w:hAnsi="Arial" w:cs="Arial"/>
                      <w:i/>
                      <w:color w:val="153D63"/>
                      <w:sz w:val="20"/>
                    </w:rPr>
                    <w:t xml:space="preserve"> (CTC)</w:t>
                  </w:r>
                  <w:r w:rsidR="004966DE" w:rsidRPr="00713419">
                    <w:rPr>
                      <w:rFonts w:ascii="Arial" w:eastAsia="Arial" w:hAnsi="Arial" w:cs="Arial"/>
                      <w:i/>
                      <w:color w:val="153D63"/>
                      <w:sz w:val="20"/>
                    </w:rPr>
                    <w:t xml:space="preserve"> </w:t>
                  </w:r>
                  <w:del w:id="1" w:author="Alex Viner" w:date="2026-08-27T10:38:00Z" w16du:dateUtc="2026-08-26T22:38:00Z">
                    <w:r w:rsidR="004B7C75" w:rsidRPr="00713419" w:rsidDel="00237604">
                      <w:rPr>
                        <w:rFonts w:ascii="Arial" w:eastAsia="Arial" w:hAnsi="Arial" w:cs="Arial"/>
                        <w:i/>
                        <w:color w:val="153D63"/>
                        <w:sz w:val="20"/>
                      </w:rPr>
                      <w:delText>has been</w:delText>
                    </w:r>
                  </w:del>
                  <w:ins w:id="2" w:author="Alex Viner" w:date="2026-08-27T10:38:00Z" w16du:dateUtc="2026-08-26T22:38:00Z">
                    <w:r w:rsidR="00237604">
                      <w:rPr>
                        <w:rFonts w:ascii="Arial" w:eastAsia="Arial" w:hAnsi="Arial" w:cs="Arial"/>
                        <w:i/>
                        <w:color w:val="153D63"/>
                        <w:sz w:val="20"/>
                      </w:rPr>
                      <w:t>is being</w:t>
                    </w:r>
                  </w:ins>
                  <w:r w:rsidR="004B7C75" w:rsidRPr="00713419">
                    <w:rPr>
                      <w:rFonts w:ascii="Arial" w:eastAsia="Arial" w:hAnsi="Arial" w:cs="Arial"/>
                      <w:i/>
                      <w:color w:val="153D63"/>
                      <w:sz w:val="20"/>
                    </w:rPr>
                    <w:t xml:space="preserve"> removed </w:t>
                  </w:r>
                  <w:r w:rsidR="004966DE" w:rsidRPr="00713419">
                    <w:rPr>
                      <w:rFonts w:ascii="Arial" w:eastAsia="Arial" w:hAnsi="Arial" w:cs="Arial"/>
                      <w:i/>
                      <w:color w:val="153D63"/>
                      <w:sz w:val="20"/>
                    </w:rPr>
                    <w:t>as</w:t>
                  </w:r>
                  <w:r w:rsidR="004B7C75" w:rsidRPr="00713419">
                    <w:rPr>
                      <w:rFonts w:ascii="Arial" w:eastAsia="Arial" w:hAnsi="Arial" w:cs="Arial"/>
                      <w:i/>
                      <w:color w:val="153D63"/>
                      <w:sz w:val="20"/>
                    </w:rPr>
                    <w:t xml:space="preserve"> a</w:t>
                  </w:r>
                  <w:r w:rsidR="004966DE" w:rsidRPr="00713419">
                    <w:rPr>
                      <w:rFonts w:ascii="Arial" w:eastAsia="Arial" w:hAnsi="Arial" w:cs="Arial"/>
                      <w:i/>
                      <w:color w:val="153D63"/>
                      <w:sz w:val="20"/>
                    </w:rPr>
                    <w:t xml:space="preserve"> first line investigation.</w:t>
                  </w:r>
                  <w:r w:rsidR="00451CBB" w:rsidRPr="00713419">
                    <w:rPr>
                      <w:rFonts w:ascii="Arial" w:eastAsia="Arial" w:hAnsi="Arial" w:cs="Arial"/>
                      <w:i/>
                      <w:color w:val="153D63"/>
                      <w:sz w:val="20"/>
                    </w:rPr>
                    <w:t xml:space="preserve"> </w:t>
                  </w:r>
                </w:p>
                <w:p w14:paraId="614F6B04" w14:textId="43F66DE9" w:rsidR="00451CBB" w:rsidRPr="00713419" w:rsidRDefault="004966DE" w:rsidP="00713419">
                  <w:pPr>
                    <w:ind w:right="87"/>
                    <w:rPr>
                      <w:rFonts w:ascii="Arial" w:eastAsia="Arial" w:hAnsi="Arial" w:cs="Arial"/>
                      <w:i/>
                      <w:color w:val="153D63"/>
                      <w:sz w:val="20"/>
                    </w:rPr>
                  </w:pPr>
                  <w:r w:rsidRPr="00713419">
                    <w:rPr>
                      <w:rFonts w:ascii="Arial" w:eastAsia="Arial" w:hAnsi="Arial" w:cs="Arial"/>
                      <w:i/>
                      <w:color w:val="153D63"/>
                      <w:sz w:val="20"/>
                    </w:rPr>
                    <w:t>P</w:t>
                  </w:r>
                  <w:r w:rsidR="0030493A" w:rsidRPr="00713419">
                    <w:rPr>
                      <w:rFonts w:ascii="Arial" w:eastAsia="Arial" w:hAnsi="Arial" w:cs="Arial"/>
                      <w:i/>
                      <w:color w:val="153D63"/>
                      <w:sz w:val="20"/>
                    </w:rPr>
                    <w:t xml:space="preserve">rimary care referrals for </w:t>
                  </w:r>
                  <w:r w:rsidR="004B7C75" w:rsidRPr="00713419">
                    <w:rPr>
                      <w:rFonts w:ascii="Arial" w:eastAsia="Arial" w:hAnsi="Arial" w:cs="Arial"/>
                      <w:i/>
                      <w:color w:val="153D63"/>
                      <w:sz w:val="20"/>
                    </w:rPr>
                    <w:t xml:space="preserve">all </w:t>
                  </w:r>
                  <w:r w:rsidR="0030493A" w:rsidRPr="00713419">
                    <w:rPr>
                      <w:rFonts w:ascii="Arial" w:eastAsia="Arial" w:hAnsi="Arial" w:cs="Arial"/>
                      <w:i/>
                      <w:color w:val="153D63"/>
                      <w:sz w:val="20"/>
                    </w:rPr>
                    <w:t>lower GI investigations including CT</w:t>
                  </w:r>
                  <w:del w:id="3" w:author="Rhys Parry" w:date="2026-08-26T09:17:00Z" w16du:dateUtc="2026-08-25T21:17:00Z">
                    <w:r w:rsidR="00566415" w:rsidRPr="00713419" w:rsidDel="001C6064">
                      <w:rPr>
                        <w:rFonts w:ascii="Arial" w:eastAsia="Arial" w:hAnsi="Arial" w:cs="Arial"/>
                        <w:i/>
                        <w:color w:val="153D63"/>
                        <w:sz w:val="20"/>
                      </w:rPr>
                      <w:delText xml:space="preserve"> </w:delText>
                    </w:r>
                  </w:del>
                  <w:r w:rsidR="0030493A" w:rsidRPr="00713419">
                    <w:rPr>
                      <w:rFonts w:ascii="Arial" w:eastAsia="Arial" w:hAnsi="Arial" w:cs="Arial"/>
                      <w:i/>
                      <w:color w:val="153D63"/>
                      <w:sz w:val="20"/>
                    </w:rPr>
                    <w:t>C and Colonoscopy will be via a single point of</w:t>
                  </w:r>
                  <w:r w:rsidR="00566415" w:rsidRPr="00713419">
                    <w:rPr>
                      <w:rFonts w:ascii="Arial" w:eastAsia="Arial" w:hAnsi="Arial" w:cs="Arial"/>
                      <w:i/>
                      <w:color w:val="153D63"/>
                      <w:sz w:val="20"/>
                    </w:rPr>
                    <w:t xml:space="preserve"> referral and triage as outlined in the guidance. Most patients will have a FIT test.</w:t>
                  </w:r>
                  <w:r w:rsidR="004B7C75" w:rsidRPr="00713419">
                    <w:rPr>
                      <w:rFonts w:ascii="Arial" w:eastAsia="Arial" w:hAnsi="Arial" w:cs="Arial"/>
                      <w:i/>
                      <w:color w:val="153D63"/>
                      <w:sz w:val="20"/>
                    </w:rPr>
                    <w:t xml:space="preserve">  </w:t>
                  </w:r>
                  <w:r w:rsidR="0081118D" w:rsidRPr="00713419">
                    <w:rPr>
                      <w:rFonts w:ascii="Arial" w:eastAsia="Arial" w:hAnsi="Arial" w:cs="Arial"/>
                      <w:i/>
                      <w:color w:val="153D63"/>
                      <w:sz w:val="20"/>
                    </w:rPr>
                    <w:t xml:space="preserve">Where </w:t>
                  </w:r>
                  <w:r w:rsidR="00566415" w:rsidRPr="00713419">
                    <w:rPr>
                      <w:rFonts w:ascii="Arial" w:eastAsia="Arial" w:hAnsi="Arial" w:cs="Arial"/>
                      <w:i/>
                      <w:color w:val="153D63"/>
                      <w:sz w:val="20"/>
                    </w:rPr>
                    <w:t>appropriate</w:t>
                  </w:r>
                  <w:r w:rsidR="003E2CA6" w:rsidRPr="00713419">
                    <w:rPr>
                      <w:rFonts w:ascii="Arial" w:eastAsia="Arial" w:hAnsi="Arial" w:cs="Arial"/>
                      <w:i/>
                      <w:color w:val="153D63"/>
                      <w:sz w:val="20"/>
                    </w:rPr>
                    <w:t>,</w:t>
                  </w:r>
                  <w:r w:rsidR="0081118D" w:rsidRPr="00713419">
                    <w:rPr>
                      <w:rFonts w:ascii="Arial" w:eastAsia="Arial" w:hAnsi="Arial" w:cs="Arial"/>
                      <w:i/>
                      <w:color w:val="153D63"/>
                      <w:sz w:val="20"/>
                    </w:rPr>
                    <w:t xml:space="preserve"> </w:t>
                  </w:r>
                  <w:r w:rsidR="00566415" w:rsidRPr="00713419">
                    <w:rPr>
                      <w:rFonts w:ascii="Arial" w:eastAsia="Arial" w:hAnsi="Arial" w:cs="Arial"/>
                      <w:i/>
                      <w:color w:val="153D63"/>
                      <w:sz w:val="20"/>
                    </w:rPr>
                    <w:t>CT</w:t>
                  </w:r>
                  <w:del w:id="4" w:author="Rhys Parry" w:date="2026-08-26T09:17:00Z" w16du:dateUtc="2026-08-25T21:17:00Z">
                    <w:r w:rsidR="00566415" w:rsidRPr="00713419" w:rsidDel="001C6064">
                      <w:rPr>
                        <w:rFonts w:ascii="Arial" w:eastAsia="Arial" w:hAnsi="Arial" w:cs="Arial"/>
                        <w:i/>
                        <w:color w:val="153D63"/>
                        <w:sz w:val="20"/>
                      </w:rPr>
                      <w:delText xml:space="preserve"> </w:delText>
                    </w:r>
                  </w:del>
                  <w:r w:rsidR="00566415" w:rsidRPr="00713419">
                    <w:rPr>
                      <w:rFonts w:ascii="Arial" w:eastAsia="Arial" w:hAnsi="Arial" w:cs="Arial"/>
                      <w:i/>
                      <w:color w:val="153D63"/>
                      <w:sz w:val="20"/>
                    </w:rPr>
                    <w:t xml:space="preserve">C </w:t>
                  </w:r>
                  <w:r w:rsidR="0030493A" w:rsidRPr="00713419">
                    <w:rPr>
                      <w:rFonts w:ascii="Arial" w:eastAsia="Arial" w:hAnsi="Arial" w:cs="Arial"/>
                      <w:i/>
                      <w:color w:val="153D63"/>
                      <w:sz w:val="20"/>
                    </w:rPr>
                    <w:t xml:space="preserve">will be </w:t>
                  </w:r>
                  <w:r w:rsidR="00566415" w:rsidRPr="00713419">
                    <w:rPr>
                      <w:rFonts w:ascii="Arial" w:eastAsia="Arial" w:hAnsi="Arial" w:cs="Arial"/>
                      <w:i/>
                      <w:color w:val="153D63"/>
                      <w:sz w:val="20"/>
                    </w:rPr>
                    <w:t>requested</w:t>
                  </w:r>
                  <w:r w:rsidR="0030493A" w:rsidRPr="00713419">
                    <w:rPr>
                      <w:rFonts w:ascii="Arial" w:eastAsia="Arial" w:hAnsi="Arial" w:cs="Arial"/>
                      <w:i/>
                      <w:color w:val="153D63"/>
                      <w:sz w:val="20"/>
                    </w:rPr>
                    <w:t xml:space="preserve"> and </w:t>
                  </w:r>
                  <w:r w:rsidR="004B7C75" w:rsidRPr="00713419">
                    <w:rPr>
                      <w:rFonts w:ascii="Arial" w:eastAsia="Arial" w:hAnsi="Arial" w:cs="Arial"/>
                      <w:i/>
                      <w:color w:val="153D63"/>
                      <w:sz w:val="20"/>
                    </w:rPr>
                    <w:t>appropriate actions taken by</w:t>
                  </w:r>
                  <w:r w:rsidR="00455767" w:rsidRPr="00713419">
                    <w:rPr>
                      <w:rFonts w:ascii="Arial" w:eastAsia="Arial" w:hAnsi="Arial" w:cs="Arial"/>
                      <w:i/>
                      <w:color w:val="153D63"/>
                      <w:sz w:val="20"/>
                    </w:rPr>
                    <w:t xml:space="preserve"> the</w:t>
                  </w:r>
                  <w:r w:rsidR="004B7C75" w:rsidRPr="00713419">
                    <w:rPr>
                      <w:rFonts w:ascii="Arial" w:eastAsia="Arial" w:hAnsi="Arial" w:cs="Arial"/>
                      <w:i/>
                      <w:color w:val="153D63"/>
                      <w:sz w:val="20"/>
                    </w:rPr>
                    <w:t xml:space="preserve"> </w:t>
                  </w:r>
                  <w:r w:rsidR="0030493A" w:rsidRPr="00713419">
                    <w:rPr>
                      <w:rFonts w:ascii="Arial" w:eastAsia="Arial" w:hAnsi="Arial" w:cs="Arial"/>
                      <w:i/>
                      <w:color w:val="153D63"/>
                      <w:sz w:val="20"/>
                    </w:rPr>
                    <w:t>secondary care</w:t>
                  </w:r>
                  <w:r w:rsidR="004B7C75" w:rsidRPr="00713419">
                    <w:rPr>
                      <w:rFonts w:ascii="Arial" w:eastAsia="Arial" w:hAnsi="Arial" w:cs="Arial"/>
                      <w:i/>
                      <w:color w:val="153D63"/>
                      <w:sz w:val="20"/>
                    </w:rPr>
                    <w:t xml:space="preserve"> team</w:t>
                  </w:r>
                  <w:r w:rsidR="0030493A" w:rsidRPr="00713419">
                    <w:rPr>
                      <w:rFonts w:ascii="Arial" w:eastAsia="Arial" w:hAnsi="Arial" w:cs="Arial"/>
                      <w:i/>
                      <w:color w:val="153D63"/>
                      <w:sz w:val="20"/>
                    </w:rPr>
                    <w:t xml:space="preserve">. </w:t>
                  </w:r>
                  <w:r w:rsidR="004B7C75" w:rsidRPr="00713419">
                    <w:rPr>
                      <w:rFonts w:ascii="Arial" w:eastAsia="Arial" w:hAnsi="Arial" w:cs="Arial"/>
                      <w:i/>
                      <w:color w:val="153D63"/>
                      <w:sz w:val="20"/>
                    </w:rPr>
                    <w:t>In particular, the s</w:t>
                  </w:r>
                  <w:r w:rsidR="0030493A" w:rsidRPr="00713419">
                    <w:rPr>
                      <w:rFonts w:ascii="Arial" w:eastAsia="Arial" w:hAnsi="Arial" w:cs="Arial"/>
                      <w:i/>
                      <w:color w:val="153D63"/>
                      <w:sz w:val="20"/>
                    </w:rPr>
                    <w:t xml:space="preserve">econdary care </w:t>
                  </w:r>
                  <w:r w:rsidR="004B7C75" w:rsidRPr="00713419">
                    <w:rPr>
                      <w:rFonts w:ascii="Arial" w:eastAsia="Arial" w:hAnsi="Arial" w:cs="Arial"/>
                      <w:i/>
                      <w:color w:val="153D63"/>
                      <w:sz w:val="20"/>
                    </w:rPr>
                    <w:t xml:space="preserve">team </w:t>
                  </w:r>
                  <w:r w:rsidR="0030493A" w:rsidRPr="00713419">
                    <w:rPr>
                      <w:rFonts w:ascii="Arial" w:eastAsia="Arial" w:hAnsi="Arial" w:cs="Arial"/>
                      <w:i/>
                      <w:color w:val="153D63"/>
                      <w:sz w:val="20"/>
                    </w:rPr>
                    <w:t xml:space="preserve">will be responsible for </w:t>
                  </w:r>
                  <w:r w:rsidR="004B7C75" w:rsidRPr="00713419">
                    <w:rPr>
                      <w:rFonts w:ascii="Arial" w:eastAsia="Arial" w:hAnsi="Arial" w:cs="Arial"/>
                      <w:i/>
                      <w:color w:val="153D63"/>
                      <w:sz w:val="20"/>
                    </w:rPr>
                    <w:t>any follow</w:t>
                  </w:r>
                  <w:r w:rsidR="00455767" w:rsidRPr="00713419">
                    <w:rPr>
                      <w:rFonts w:ascii="Arial" w:eastAsia="Arial" w:hAnsi="Arial" w:cs="Arial"/>
                      <w:i/>
                      <w:color w:val="153D63"/>
                      <w:sz w:val="20"/>
                    </w:rPr>
                    <w:t>-up</w:t>
                  </w:r>
                  <w:r w:rsidR="004B7C75" w:rsidRPr="00713419">
                    <w:rPr>
                      <w:rFonts w:ascii="Arial" w:eastAsia="Arial" w:hAnsi="Arial" w:cs="Arial"/>
                      <w:i/>
                      <w:color w:val="153D63"/>
                      <w:sz w:val="20"/>
                    </w:rPr>
                    <w:t xml:space="preserve"> actions based on the </w:t>
                  </w:r>
                  <w:r w:rsidR="0030493A" w:rsidRPr="00713419">
                    <w:rPr>
                      <w:rFonts w:ascii="Arial" w:eastAsia="Arial" w:hAnsi="Arial" w:cs="Arial"/>
                      <w:i/>
                      <w:color w:val="153D63"/>
                      <w:sz w:val="20"/>
                    </w:rPr>
                    <w:t>result</w:t>
                  </w:r>
                  <w:r w:rsidR="00566415" w:rsidRPr="00713419">
                    <w:rPr>
                      <w:rFonts w:ascii="Arial" w:eastAsia="Arial" w:hAnsi="Arial" w:cs="Arial"/>
                      <w:i/>
                      <w:color w:val="153D63"/>
                      <w:sz w:val="20"/>
                    </w:rPr>
                    <w:t>s</w:t>
                  </w:r>
                  <w:r w:rsidR="0030493A" w:rsidRPr="00713419">
                    <w:rPr>
                      <w:rFonts w:ascii="Arial" w:eastAsia="Arial" w:hAnsi="Arial" w:cs="Arial"/>
                      <w:i/>
                      <w:color w:val="153D63"/>
                      <w:sz w:val="20"/>
                    </w:rPr>
                    <w:t xml:space="preserve"> </w:t>
                  </w:r>
                  <w:r w:rsidR="004B7C75" w:rsidRPr="00713419">
                    <w:rPr>
                      <w:rFonts w:ascii="Arial" w:eastAsia="Arial" w:hAnsi="Arial" w:cs="Arial"/>
                      <w:i/>
                      <w:color w:val="153D63"/>
                      <w:sz w:val="20"/>
                    </w:rPr>
                    <w:t xml:space="preserve">(which includes, but is not limited to, any findings of </w:t>
                  </w:r>
                  <w:r w:rsidR="00451CBB" w:rsidRPr="00713419">
                    <w:rPr>
                      <w:rFonts w:ascii="Arial" w:eastAsia="Arial" w:hAnsi="Arial" w:cs="Arial"/>
                      <w:i/>
                      <w:color w:val="153D63"/>
                      <w:sz w:val="20"/>
                    </w:rPr>
                    <w:t>cancer, polyps</w:t>
                  </w:r>
                  <w:r w:rsidR="004B7C75" w:rsidRPr="00713419">
                    <w:rPr>
                      <w:rFonts w:ascii="Arial" w:eastAsia="Arial" w:hAnsi="Arial" w:cs="Arial"/>
                      <w:i/>
                      <w:color w:val="153D63"/>
                      <w:sz w:val="20"/>
                    </w:rPr>
                    <w:t xml:space="preserve"> or</w:t>
                  </w:r>
                  <w:r w:rsidR="00451CBB" w:rsidRPr="00713419">
                    <w:rPr>
                      <w:rFonts w:ascii="Arial" w:eastAsia="Arial" w:hAnsi="Arial" w:cs="Arial"/>
                      <w:i/>
                      <w:color w:val="153D63"/>
                      <w:sz w:val="20"/>
                    </w:rPr>
                    <w:t xml:space="preserve"> incidental findings</w:t>
                  </w:r>
                  <w:r w:rsidR="004B7C75" w:rsidRPr="00713419">
                    <w:rPr>
                      <w:rFonts w:ascii="Arial" w:eastAsia="Arial" w:hAnsi="Arial" w:cs="Arial"/>
                      <w:i/>
                      <w:color w:val="153D63"/>
                      <w:sz w:val="20"/>
                    </w:rPr>
                    <w:t>)</w:t>
                  </w:r>
                  <w:r w:rsidR="00451CBB" w:rsidRPr="00713419">
                    <w:rPr>
                      <w:rFonts w:ascii="Arial" w:eastAsia="Arial" w:hAnsi="Arial" w:cs="Arial"/>
                      <w:i/>
                      <w:color w:val="153D63"/>
                      <w:sz w:val="20"/>
                    </w:rPr>
                    <w:t>.</w:t>
                  </w:r>
                </w:p>
                <w:p w14:paraId="4FF3300D" w14:textId="7A64FF7D" w:rsidR="0030493A" w:rsidRPr="00713419" w:rsidRDefault="00451CBB" w:rsidP="00713419">
                  <w:pPr>
                    <w:spacing w:line="232" w:lineRule="auto"/>
                    <w:ind w:right="87"/>
                    <w:rPr>
                      <w:rFonts w:ascii="Arial" w:eastAsia="Arial" w:hAnsi="Arial" w:cs="Arial"/>
                      <w:i/>
                      <w:color w:val="153D63"/>
                      <w:sz w:val="20"/>
                    </w:rPr>
                  </w:pPr>
                  <w:r w:rsidRPr="00713419">
                    <w:rPr>
                      <w:rFonts w:ascii="Arial" w:eastAsia="Arial" w:hAnsi="Arial" w:cs="Arial"/>
                      <w:i/>
                      <w:color w:val="153D63"/>
                      <w:sz w:val="20"/>
                    </w:rPr>
                    <w:t xml:space="preserve">Please </w:t>
                  </w:r>
                  <w:del w:id="5" w:author="Alex Viner" w:date="2026-08-27T10:40:00Z" w16du:dateUtc="2026-08-26T22:40:00Z">
                    <w:r w:rsidRPr="00713419" w:rsidDel="005F287F">
                      <w:rPr>
                        <w:rFonts w:ascii="Arial" w:eastAsia="Arial" w:hAnsi="Arial" w:cs="Arial"/>
                        <w:i/>
                        <w:color w:val="153D63"/>
                        <w:sz w:val="20"/>
                      </w:rPr>
                      <w:delText xml:space="preserve">see </w:delText>
                    </w:r>
                  </w:del>
                  <w:ins w:id="6" w:author="Alex Viner" w:date="2026-08-27T10:40:00Z" w16du:dateUtc="2026-08-26T22:40:00Z">
                    <w:r w:rsidR="005F287F">
                      <w:rPr>
                        <w:rFonts w:ascii="Arial" w:eastAsia="Arial" w:hAnsi="Arial" w:cs="Arial"/>
                        <w:i/>
                        <w:color w:val="153D63"/>
                        <w:sz w:val="20"/>
                      </w:rPr>
                      <w:t>follow</w:t>
                    </w:r>
                    <w:r w:rsidR="005F287F" w:rsidRPr="00713419">
                      <w:rPr>
                        <w:rFonts w:ascii="Arial" w:eastAsia="Arial" w:hAnsi="Arial" w:cs="Arial"/>
                        <w:i/>
                        <w:color w:val="153D63"/>
                        <w:sz w:val="20"/>
                      </w:rPr>
                      <w:t xml:space="preserve"> </w:t>
                    </w:r>
                  </w:ins>
                  <w:r w:rsidRPr="00713419">
                    <w:rPr>
                      <w:rFonts w:ascii="Arial" w:eastAsia="Arial" w:hAnsi="Arial" w:cs="Arial"/>
                      <w:i/>
                      <w:color w:val="153D63"/>
                      <w:sz w:val="20"/>
                    </w:rPr>
                    <w:t>the</w:t>
                  </w:r>
                  <w:r w:rsidR="004B7C75" w:rsidRPr="00713419">
                    <w:rPr>
                      <w:rFonts w:ascii="Arial" w:eastAsia="Arial" w:hAnsi="Arial" w:cs="Arial"/>
                      <w:i/>
                      <w:color w:val="153D63"/>
                      <w:sz w:val="20"/>
                    </w:rPr>
                    <w:t xml:space="preserve"> Colorectal Symptoms HealthPathway for local guidance</w:t>
                  </w:r>
                  <w:ins w:id="7" w:author="Alex Viner" w:date="2026-08-27T10:39:00Z" w16du:dateUtc="2026-08-26T22:39:00Z">
                    <w:r w:rsidR="00F54705">
                      <w:rPr>
                        <w:rFonts w:ascii="Arial" w:eastAsia="Arial" w:hAnsi="Arial" w:cs="Arial"/>
                        <w:i/>
                        <w:color w:val="153D63"/>
                        <w:sz w:val="20"/>
                      </w:rPr>
                      <w:t xml:space="preserve"> and follow local processes </w:t>
                    </w:r>
                  </w:ins>
                  <w:r w:rsidR="004B7C75" w:rsidRPr="00713419">
                    <w:rPr>
                      <w:rFonts w:ascii="Arial" w:eastAsia="Arial" w:hAnsi="Arial" w:cs="Arial"/>
                      <w:i/>
                      <w:color w:val="153D63"/>
                      <w:sz w:val="20"/>
                    </w:rPr>
                    <w:t xml:space="preserve">. </w:t>
                  </w:r>
                </w:p>
                <w:p w14:paraId="3F873E36" w14:textId="77777777" w:rsidR="0030493A" w:rsidRPr="00713419" w:rsidRDefault="003A6AEC" w:rsidP="00713419">
                  <w:pPr>
                    <w:ind w:right="87"/>
                    <w:rPr>
                      <w:rFonts w:ascii="Arial" w:eastAsia="Arial" w:hAnsi="Arial" w:cs="Arial"/>
                      <w:i/>
                      <w:color w:val="153D63"/>
                      <w:sz w:val="20"/>
                    </w:rPr>
                  </w:pPr>
                  <w:r w:rsidRPr="00713419">
                    <w:rPr>
                      <w:rFonts w:ascii="Arial" w:eastAsia="Arial" w:hAnsi="Arial" w:cs="Arial"/>
                      <w:i/>
                      <w:color w:val="153D63"/>
                      <w:sz w:val="20"/>
                    </w:rPr>
                    <w:t xml:space="preserve"> </w:t>
                  </w:r>
                </w:p>
              </w:tc>
            </w:tr>
          </w:tbl>
          <w:p w14:paraId="08368389" w14:textId="450A2920" w:rsidR="0030493A" w:rsidRPr="00713419" w:rsidRDefault="0030493A" w:rsidP="00713419">
            <w:pPr>
              <w:ind w:left="105" w:right="87"/>
              <w:rPr>
                <w:rFonts w:ascii="Arial" w:eastAsia="Arial" w:hAnsi="Arial" w:cs="Arial"/>
                <w:i/>
                <w:color w:val="153D63"/>
                <w:sz w:val="20"/>
              </w:rPr>
            </w:pPr>
          </w:p>
        </w:tc>
        <w:tc>
          <w:tcPr>
            <w:tcW w:w="3387" w:type="dxa"/>
            <w:tcBorders>
              <w:top w:val="single" w:sz="4" w:space="0" w:color="000000"/>
              <w:left w:val="single" w:sz="4" w:space="0" w:color="000000"/>
              <w:bottom w:val="single" w:sz="4" w:space="0" w:color="000000"/>
              <w:right w:val="single" w:sz="4" w:space="0" w:color="000000"/>
            </w:tcBorders>
          </w:tcPr>
          <w:p w14:paraId="2E60CEE0" w14:textId="77777777" w:rsidR="0030493A" w:rsidRDefault="0030493A" w:rsidP="0030493A">
            <w:pPr>
              <w:rPr>
                <w:rFonts w:ascii="Arial" w:eastAsia="Arial" w:hAnsi="Arial" w:cs="Arial"/>
                <w:sz w:val="18"/>
              </w:rPr>
            </w:pPr>
            <w:r>
              <w:rPr>
                <w:rFonts w:ascii="Arial" w:eastAsia="Arial" w:hAnsi="Arial" w:cs="Arial"/>
                <w:sz w:val="18"/>
              </w:rPr>
              <w:t>HNZ Referral Criteria Guidelines for lower GI investigations for symptomatic patients</w:t>
            </w:r>
          </w:p>
          <w:p w14:paraId="52ED3261" w14:textId="77777777" w:rsidR="00D00EC3" w:rsidRDefault="00D00EC3" w:rsidP="0030493A">
            <w:pPr>
              <w:rPr>
                <w:rFonts w:ascii="Arial" w:eastAsia="Arial" w:hAnsi="Arial" w:cs="Arial"/>
                <w:sz w:val="18"/>
              </w:rPr>
            </w:pPr>
          </w:p>
          <w:p w14:paraId="70B28642" w14:textId="77777777" w:rsidR="00D00EC3" w:rsidRDefault="00D00EC3" w:rsidP="0030493A">
            <w:pPr>
              <w:rPr>
                <w:rFonts w:ascii="Arial" w:eastAsia="Arial" w:hAnsi="Arial" w:cs="Arial"/>
                <w:sz w:val="18"/>
              </w:rPr>
            </w:pPr>
            <w:hyperlink r:id="rId9" w:history="1">
              <w:r w:rsidRPr="002359B9">
                <w:rPr>
                  <w:rStyle w:val="Hyperlink"/>
                  <w:rFonts w:ascii="Arial" w:eastAsia="Arial" w:hAnsi="Arial" w:cs="Arial"/>
                  <w:sz w:val="18"/>
                </w:rPr>
                <w:t>https://www.healthnz.govt.nz/health-professionals/guidance-standards/topic/conditions/cancer/cancer-investigations/lower-bowel-investigations-for-patients-symptoms</w:t>
              </w:r>
            </w:hyperlink>
          </w:p>
          <w:p w14:paraId="0BD575B6" w14:textId="77777777" w:rsidR="00D00EC3" w:rsidRDefault="00D00EC3" w:rsidP="0030493A">
            <w:pPr>
              <w:rPr>
                <w:rFonts w:ascii="Arial" w:eastAsia="Arial" w:hAnsi="Arial" w:cs="Arial"/>
                <w:sz w:val="18"/>
              </w:rPr>
            </w:pPr>
          </w:p>
          <w:p w14:paraId="1711719B" w14:textId="77777777" w:rsidR="004966DE" w:rsidRDefault="004966DE" w:rsidP="0030493A"/>
        </w:tc>
        <w:tc>
          <w:tcPr>
            <w:tcW w:w="1386" w:type="dxa"/>
            <w:tcBorders>
              <w:top w:val="single" w:sz="4" w:space="0" w:color="000000"/>
              <w:left w:val="single" w:sz="4" w:space="0" w:color="000000"/>
              <w:bottom w:val="single" w:sz="4" w:space="0" w:color="000000"/>
              <w:right w:val="single" w:sz="4" w:space="0" w:color="000000"/>
            </w:tcBorders>
          </w:tcPr>
          <w:p w14:paraId="133FFA6A" w14:textId="77777777" w:rsidR="0030493A" w:rsidRDefault="0030493A" w:rsidP="0030493A">
            <w:pPr>
              <w:spacing w:after="0"/>
              <w:ind w:left="110"/>
            </w:pPr>
            <w:r>
              <w:rPr>
                <w:rFonts w:ascii="Arial" w:eastAsia="Arial" w:hAnsi="Arial" w:cs="Arial"/>
                <w:sz w:val="20"/>
              </w:rPr>
              <w:t xml:space="preserve">GP &amp; UC </w:t>
            </w:r>
          </w:p>
          <w:p w14:paraId="18766357" w14:textId="77777777" w:rsidR="0030493A" w:rsidRDefault="0030493A" w:rsidP="0030493A">
            <w:pPr>
              <w:spacing w:after="0"/>
              <w:ind w:left="110"/>
            </w:pPr>
            <w:r>
              <w:rPr>
                <w:rFonts w:ascii="Arial" w:eastAsia="Arial" w:hAnsi="Arial" w:cs="Arial"/>
                <w:sz w:val="20"/>
              </w:rPr>
              <w:t xml:space="preserve">Doctors / NPs </w:t>
            </w:r>
          </w:p>
        </w:tc>
      </w:tr>
    </w:tbl>
    <w:p w14:paraId="41879883" w14:textId="77777777" w:rsidR="00EF52B5" w:rsidRDefault="00EF52B5" w:rsidP="00EF52B5">
      <w:pPr>
        <w:spacing w:after="0"/>
        <w:ind w:left="-720" w:right="16104"/>
      </w:pPr>
    </w:p>
    <w:p w14:paraId="7C5B2271" w14:textId="4BAFBD4C" w:rsidR="00713419" w:rsidRDefault="00713419">
      <w:pPr>
        <w:spacing w:after="0" w:line="240" w:lineRule="auto"/>
      </w:pPr>
      <w:r>
        <w:br w:type="page"/>
      </w:r>
    </w:p>
    <w:p w14:paraId="666A4BC8" w14:textId="77777777" w:rsidR="00713419" w:rsidRPr="00713419" w:rsidRDefault="00713419" w:rsidP="00713419">
      <w:pPr>
        <w:keepNext/>
        <w:keepLines/>
        <w:spacing w:after="0"/>
        <w:ind w:left="10" w:hanging="10"/>
        <w:outlineLvl w:val="1"/>
        <w:rPr>
          <w:color w:val="0F4761"/>
          <w:sz w:val="32"/>
        </w:rPr>
      </w:pPr>
      <w:r w:rsidRPr="00713419">
        <w:rPr>
          <w:color w:val="0F4761"/>
          <w:sz w:val="32"/>
        </w:rPr>
        <w:lastRenderedPageBreak/>
        <w:t xml:space="preserve">CT Abdomen and Pelvis - Adult </w:t>
      </w:r>
    </w:p>
    <w:tbl>
      <w:tblPr>
        <w:tblStyle w:val="TableGrid"/>
        <w:tblW w:w="15448" w:type="dxa"/>
        <w:tblInd w:w="5" w:type="dxa"/>
        <w:tblCellMar>
          <w:top w:w="42" w:type="dxa"/>
          <w:left w:w="48" w:type="dxa"/>
          <w:bottom w:w="5" w:type="dxa"/>
          <w:right w:w="63" w:type="dxa"/>
        </w:tblCellMar>
        <w:tblLook w:val="04A0" w:firstRow="1" w:lastRow="0" w:firstColumn="1" w:lastColumn="0" w:noHBand="0" w:noVBand="1"/>
      </w:tblPr>
      <w:tblGrid>
        <w:gridCol w:w="2768"/>
        <w:gridCol w:w="7912"/>
        <w:gridCol w:w="3433"/>
        <w:gridCol w:w="1335"/>
      </w:tblGrid>
      <w:tr w:rsidR="00713419" w:rsidRPr="00713419" w14:paraId="1AF6E374" w14:textId="77777777" w:rsidTr="00306CF9">
        <w:trPr>
          <w:trHeight w:val="263"/>
        </w:trPr>
        <w:tc>
          <w:tcPr>
            <w:tcW w:w="4248" w:type="dxa"/>
            <w:tcBorders>
              <w:top w:val="single" w:sz="4" w:space="0" w:color="000000"/>
              <w:left w:val="single" w:sz="4" w:space="0" w:color="000000"/>
              <w:bottom w:val="single" w:sz="4" w:space="0" w:color="000000"/>
              <w:right w:val="single" w:sz="4" w:space="0" w:color="000000"/>
            </w:tcBorders>
          </w:tcPr>
          <w:p w14:paraId="16EA2654" w14:textId="77777777" w:rsidR="00713419" w:rsidRPr="00713419" w:rsidRDefault="00713419" w:rsidP="00713419">
            <w:pPr>
              <w:spacing w:after="0"/>
              <w:ind w:left="77"/>
              <w:jc w:val="center"/>
            </w:pPr>
            <w:r w:rsidRPr="00713419">
              <w:rPr>
                <w:rFonts w:ascii="Arial" w:eastAsia="Arial" w:hAnsi="Arial" w:cs="Arial"/>
                <w:b/>
              </w:rPr>
              <w:t xml:space="preserve"> </w:t>
            </w:r>
          </w:p>
        </w:tc>
        <w:tc>
          <w:tcPr>
            <w:tcW w:w="9640" w:type="dxa"/>
            <w:gridSpan w:val="2"/>
            <w:tcBorders>
              <w:top w:val="single" w:sz="4" w:space="0" w:color="000000"/>
              <w:left w:val="single" w:sz="4" w:space="0" w:color="000000"/>
              <w:bottom w:val="single" w:sz="4" w:space="0" w:color="000000"/>
              <w:right w:val="nil"/>
            </w:tcBorders>
          </w:tcPr>
          <w:p w14:paraId="2FCD22DB" w14:textId="77777777" w:rsidR="00713419" w:rsidRPr="00713419" w:rsidRDefault="00713419" w:rsidP="00713419">
            <w:pPr>
              <w:tabs>
                <w:tab w:val="center" w:pos="3920"/>
                <w:tab w:val="center" w:pos="8741"/>
              </w:tabs>
              <w:spacing w:after="0"/>
            </w:pPr>
            <w:r w:rsidRPr="00713419">
              <w:tab/>
            </w:r>
            <w:r w:rsidRPr="00713419">
              <w:rPr>
                <w:rFonts w:ascii="Arial" w:eastAsia="Arial" w:hAnsi="Arial" w:cs="Arial"/>
                <w:b/>
              </w:rPr>
              <w:t xml:space="preserve">Referral Criteria and Prioritisation Timeframes </w:t>
            </w:r>
            <w:r w:rsidRPr="00713419">
              <w:rPr>
                <w:rFonts w:ascii="Arial" w:eastAsia="Arial" w:hAnsi="Arial" w:cs="Arial"/>
                <w:b/>
              </w:rPr>
              <w:tab/>
              <w:t xml:space="preserve"> </w:t>
            </w:r>
          </w:p>
        </w:tc>
        <w:tc>
          <w:tcPr>
            <w:tcW w:w="1559" w:type="dxa"/>
            <w:tcBorders>
              <w:top w:val="single" w:sz="4" w:space="0" w:color="000000"/>
              <w:left w:val="nil"/>
              <w:bottom w:val="single" w:sz="4" w:space="0" w:color="000000"/>
              <w:right w:val="single" w:sz="4" w:space="0" w:color="000000"/>
            </w:tcBorders>
          </w:tcPr>
          <w:p w14:paraId="6BBF0A31" w14:textId="77777777" w:rsidR="00713419" w:rsidRPr="00713419" w:rsidRDefault="00713419" w:rsidP="00713419">
            <w:pPr>
              <w:spacing w:after="0"/>
              <w:ind w:left="75"/>
              <w:jc w:val="center"/>
            </w:pPr>
            <w:r w:rsidRPr="00713419">
              <w:rPr>
                <w:rFonts w:ascii="Arial" w:eastAsia="Arial" w:hAnsi="Arial" w:cs="Arial"/>
                <w:b/>
              </w:rPr>
              <w:t xml:space="preserve"> </w:t>
            </w:r>
          </w:p>
        </w:tc>
      </w:tr>
      <w:tr w:rsidR="00713419" w:rsidRPr="00713419" w14:paraId="4E4D27D4" w14:textId="77777777" w:rsidTr="00306CF9">
        <w:trPr>
          <w:trHeight w:val="263"/>
        </w:trPr>
        <w:tc>
          <w:tcPr>
            <w:tcW w:w="4248" w:type="dxa"/>
            <w:tcBorders>
              <w:top w:val="single" w:sz="4" w:space="0" w:color="000000"/>
              <w:left w:val="single" w:sz="4" w:space="0" w:color="000000"/>
              <w:bottom w:val="single" w:sz="4" w:space="0" w:color="000000"/>
              <w:right w:val="single" w:sz="4" w:space="0" w:color="000000"/>
            </w:tcBorders>
          </w:tcPr>
          <w:p w14:paraId="0C80911E" w14:textId="77777777" w:rsidR="00713419" w:rsidRPr="00713419" w:rsidRDefault="00713419" w:rsidP="00713419">
            <w:pPr>
              <w:spacing w:after="0"/>
              <w:ind w:left="13"/>
              <w:jc w:val="center"/>
            </w:pPr>
            <w:r w:rsidRPr="00713419">
              <w:rPr>
                <w:rFonts w:ascii="Arial" w:eastAsia="Arial" w:hAnsi="Arial" w:cs="Arial"/>
                <w:b/>
              </w:rPr>
              <w:t xml:space="preserve">Timeframe </w:t>
            </w:r>
          </w:p>
        </w:tc>
        <w:tc>
          <w:tcPr>
            <w:tcW w:w="7938" w:type="dxa"/>
            <w:tcBorders>
              <w:top w:val="single" w:sz="4" w:space="0" w:color="000000"/>
              <w:left w:val="single" w:sz="4" w:space="0" w:color="000000"/>
              <w:bottom w:val="single" w:sz="4" w:space="0" w:color="000000"/>
              <w:right w:val="single" w:sz="4" w:space="0" w:color="000000"/>
            </w:tcBorders>
          </w:tcPr>
          <w:p w14:paraId="3B4BD350" w14:textId="77777777" w:rsidR="00713419" w:rsidRPr="00713419" w:rsidRDefault="00713419" w:rsidP="00713419">
            <w:pPr>
              <w:spacing w:after="0"/>
              <w:ind w:left="13"/>
              <w:jc w:val="center"/>
            </w:pPr>
            <w:r w:rsidRPr="00713419">
              <w:rPr>
                <w:rFonts w:ascii="Arial" w:eastAsia="Arial" w:hAnsi="Arial" w:cs="Arial"/>
                <w:b/>
              </w:rPr>
              <w:t xml:space="preserve">Clinical Presentation </w:t>
            </w:r>
          </w:p>
        </w:tc>
        <w:tc>
          <w:tcPr>
            <w:tcW w:w="1702" w:type="dxa"/>
            <w:tcBorders>
              <w:top w:val="single" w:sz="4" w:space="0" w:color="000000"/>
              <w:left w:val="single" w:sz="4" w:space="0" w:color="000000"/>
              <w:bottom w:val="single" w:sz="4" w:space="0" w:color="000000"/>
              <w:right w:val="single" w:sz="4" w:space="0" w:color="000000"/>
            </w:tcBorders>
          </w:tcPr>
          <w:p w14:paraId="66F66C5E" w14:textId="77777777" w:rsidR="00713419" w:rsidRPr="00713419" w:rsidRDefault="00713419" w:rsidP="00713419">
            <w:pPr>
              <w:spacing w:after="0"/>
              <w:ind w:left="13"/>
              <w:jc w:val="center"/>
            </w:pPr>
            <w:r w:rsidRPr="00713419">
              <w:rPr>
                <w:rFonts w:ascii="Arial" w:eastAsia="Arial" w:hAnsi="Arial" w:cs="Arial"/>
                <w:b/>
              </w:rPr>
              <w:t xml:space="preserve">Source </w:t>
            </w:r>
          </w:p>
        </w:tc>
        <w:tc>
          <w:tcPr>
            <w:tcW w:w="1559" w:type="dxa"/>
            <w:tcBorders>
              <w:top w:val="single" w:sz="4" w:space="0" w:color="000000"/>
              <w:left w:val="single" w:sz="4" w:space="0" w:color="000000"/>
              <w:bottom w:val="single" w:sz="4" w:space="0" w:color="000000"/>
              <w:right w:val="single" w:sz="4" w:space="0" w:color="000000"/>
            </w:tcBorders>
          </w:tcPr>
          <w:p w14:paraId="16A836DB" w14:textId="77777777" w:rsidR="00713419" w:rsidRPr="00713419" w:rsidRDefault="00713419" w:rsidP="00713419">
            <w:pPr>
              <w:spacing w:after="0"/>
              <w:ind w:left="14"/>
              <w:jc w:val="center"/>
            </w:pPr>
            <w:r w:rsidRPr="00713419">
              <w:rPr>
                <w:rFonts w:ascii="Arial" w:eastAsia="Arial" w:hAnsi="Arial" w:cs="Arial"/>
                <w:b/>
              </w:rPr>
              <w:t xml:space="preserve">Referrers </w:t>
            </w:r>
          </w:p>
        </w:tc>
      </w:tr>
      <w:tr w:rsidR="00713419" w:rsidRPr="00713419" w14:paraId="3CEA3024" w14:textId="77777777" w:rsidTr="00987F00">
        <w:trPr>
          <w:trHeight w:val="4906"/>
        </w:trPr>
        <w:tc>
          <w:tcPr>
            <w:tcW w:w="4248" w:type="dxa"/>
            <w:tcBorders>
              <w:top w:val="single" w:sz="4" w:space="0" w:color="000000"/>
              <w:left w:val="single" w:sz="4" w:space="0" w:color="000000"/>
              <w:bottom w:val="single" w:sz="4" w:space="0" w:color="000000"/>
              <w:right w:val="single" w:sz="4" w:space="0" w:color="000000"/>
            </w:tcBorders>
          </w:tcPr>
          <w:p w14:paraId="00FDD9AB" w14:textId="77777777" w:rsidR="00713419" w:rsidRPr="00713419" w:rsidRDefault="00713419" w:rsidP="00713419">
            <w:pPr>
              <w:spacing w:after="0"/>
              <w:ind w:left="60"/>
            </w:pPr>
            <w:r w:rsidRPr="00713419">
              <w:rPr>
                <w:rFonts w:ascii="Arial" w:eastAsia="Arial" w:hAnsi="Arial" w:cs="Arial"/>
                <w:b/>
                <w:sz w:val="18"/>
              </w:rPr>
              <w:t>P2 Urgent: non-deferrable imaging or intervention that must be completed within 2 weeks of receiving referral</w:t>
            </w:r>
            <w:r w:rsidRPr="00713419">
              <w:rPr>
                <w:rFonts w:ascii="Arial" w:eastAsia="Arial" w:hAnsi="Arial" w:cs="Arial"/>
                <w:sz w:val="18"/>
              </w:rPr>
              <w:t xml:space="preserve"> </w:t>
            </w:r>
          </w:p>
        </w:tc>
        <w:tc>
          <w:tcPr>
            <w:tcW w:w="7938" w:type="dxa"/>
            <w:tcBorders>
              <w:top w:val="single" w:sz="4" w:space="0" w:color="000000"/>
              <w:left w:val="single" w:sz="4" w:space="0" w:color="000000"/>
              <w:bottom w:val="single" w:sz="4" w:space="0" w:color="000000"/>
              <w:right w:val="single" w:sz="4" w:space="0" w:color="000000"/>
            </w:tcBorders>
            <w:vAlign w:val="bottom"/>
          </w:tcPr>
          <w:tbl>
            <w:tblPr>
              <w:tblStyle w:val="TableGrid"/>
              <w:tblW w:w="7650" w:type="dxa"/>
              <w:tblInd w:w="109" w:type="dxa"/>
              <w:tblCellMar>
                <w:top w:w="117" w:type="dxa"/>
                <w:left w:w="152" w:type="dxa"/>
                <w:right w:w="64" w:type="dxa"/>
              </w:tblCellMar>
              <w:tblLook w:val="04A0" w:firstRow="1" w:lastRow="0" w:firstColumn="1" w:lastColumn="0" w:noHBand="0" w:noVBand="1"/>
            </w:tblPr>
            <w:tblGrid>
              <w:gridCol w:w="7650"/>
            </w:tblGrid>
            <w:tr w:rsidR="00713419" w:rsidRPr="00713419" w14:paraId="3689162E" w14:textId="77777777" w:rsidTr="00306CF9">
              <w:trPr>
                <w:trHeight w:val="23"/>
              </w:trPr>
              <w:tc>
                <w:tcPr>
                  <w:tcW w:w="7650" w:type="dxa"/>
                  <w:tcBorders>
                    <w:top w:val="single" w:sz="6" w:space="0" w:color="000000"/>
                    <w:left w:val="single" w:sz="6" w:space="0" w:color="000000"/>
                    <w:bottom w:val="single" w:sz="6" w:space="0" w:color="000000"/>
                    <w:right w:val="single" w:sz="6" w:space="0" w:color="000000"/>
                  </w:tcBorders>
                </w:tcPr>
                <w:p w14:paraId="25942CF2" w14:textId="77777777" w:rsidR="00713419" w:rsidRPr="00713419" w:rsidRDefault="00713419" w:rsidP="00713419">
                  <w:pPr>
                    <w:spacing w:after="159"/>
                  </w:pPr>
                  <w:r w:rsidRPr="00713419">
                    <w:rPr>
                      <w:rFonts w:ascii="Arial" w:eastAsia="Arial" w:hAnsi="Arial" w:cs="Arial"/>
                      <w:i/>
                      <w:color w:val="153D63"/>
                      <w:sz w:val="18"/>
                      <w:u w:val="single" w:color="153D63"/>
                    </w:rPr>
                    <w:t>Guidance:</w:t>
                  </w:r>
                  <w:r w:rsidRPr="00713419">
                    <w:rPr>
                      <w:rFonts w:ascii="Arial" w:eastAsia="Arial" w:hAnsi="Arial" w:cs="Arial"/>
                      <w:i/>
                      <w:color w:val="153D63"/>
                      <w:sz w:val="18"/>
                    </w:rPr>
                    <w:t xml:space="preserve"> </w:t>
                  </w:r>
                </w:p>
                <w:p w14:paraId="408CFFC1" w14:textId="77777777" w:rsidR="00713419" w:rsidRPr="00713419" w:rsidRDefault="00713419" w:rsidP="00713419">
                  <w:pPr>
                    <w:ind w:right="87"/>
                    <w:rPr>
                      <w:rFonts w:ascii="Arial" w:eastAsia="Arial" w:hAnsi="Arial" w:cs="Arial"/>
                      <w:i/>
                      <w:color w:val="153D63"/>
                      <w:sz w:val="20"/>
                      <w:u w:val="single"/>
                    </w:rPr>
                  </w:pPr>
                  <w:r w:rsidRPr="00713419">
                    <w:rPr>
                      <w:rFonts w:ascii="Arial" w:eastAsia="Arial" w:hAnsi="Arial" w:cs="Arial"/>
                      <w:i/>
                      <w:color w:val="153D63"/>
                      <w:sz w:val="20"/>
                    </w:rPr>
                    <w:t>The use of CT Abdomen and Pelvis (CT AP) should be reserved for patients where after initial clinical review and investigations, the primary care practitioner remains suspicious of underlying malignancy. This may include the presence of relevant persistently abnormal blood test results. Ultrasound imaging may or may not have been performed.</w:t>
                  </w:r>
                  <w:r w:rsidRPr="00713419">
                    <w:rPr>
                      <w:rFonts w:ascii="Arial" w:eastAsia="Arial" w:hAnsi="Arial" w:cs="Arial"/>
                      <w:i/>
                      <w:color w:val="153D63"/>
                      <w:sz w:val="20"/>
                      <w:u w:val="single"/>
                    </w:rPr>
                    <w:t xml:space="preserve"> </w:t>
                  </w:r>
                </w:p>
                <w:p w14:paraId="7C3C6B29" w14:textId="77777777" w:rsidR="00713419" w:rsidRPr="00713419" w:rsidRDefault="00713419" w:rsidP="00713419">
                  <w:pPr>
                    <w:ind w:right="84"/>
                    <w:rPr>
                      <w:rFonts w:ascii="Arial" w:eastAsia="Arial" w:hAnsi="Arial" w:cs="Arial"/>
                      <w:i/>
                      <w:color w:val="153D63"/>
                      <w:sz w:val="20"/>
                      <w:u w:val="single"/>
                    </w:rPr>
                  </w:pPr>
                  <w:r w:rsidRPr="00713419">
                    <w:rPr>
                      <w:rFonts w:ascii="Arial" w:eastAsia="Arial" w:hAnsi="Arial" w:cs="Arial"/>
                      <w:i/>
                      <w:color w:val="153D63"/>
                      <w:sz w:val="20"/>
                      <w:u w:val="single"/>
                    </w:rPr>
                    <w:t>Exclusions</w:t>
                  </w:r>
                </w:p>
                <w:p w14:paraId="34E7F689" w14:textId="77777777" w:rsidR="00713419" w:rsidRPr="00713419" w:rsidRDefault="00713419" w:rsidP="00713419">
                  <w:pPr>
                    <w:numPr>
                      <w:ilvl w:val="0"/>
                      <w:numId w:val="7"/>
                    </w:numPr>
                    <w:ind w:right="84"/>
                    <w:rPr>
                      <w:rFonts w:ascii="Arial" w:eastAsia="Arial" w:hAnsi="Arial" w:cs="Arial"/>
                      <w:i/>
                      <w:color w:val="153D63"/>
                      <w:sz w:val="20"/>
                    </w:rPr>
                  </w:pPr>
                  <w:r w:rsidRPr="00713419">
                    <w:rPr>
                      <w:rFonts w:ascii="Arial" w:eastAsia="Arial" w:hAnsi="Arial" w:cs="Arial"/>
                      <w:i/>
                      <w:color w:val="153D63"/>
                      <w:sz w:val="20"/>
                    </w:rPr>
                    <w:t>Clinical findings and initial investigations which warrant specialist referral due to a high suspicion of cancer including a palpable abdominal or rectal mass, and where initial imaging reports findings of suspected or definite cancer.</w:t>
                  </w:r>
                </w:p>
                <w:p w14:paraId="41E9BC50" w14:textId="77777777" w:rsidR="00713419" w:rsidRPr="00713419" w:rsidRDefault="00713419" w:rsidP="00713419">
                  <w:pPr>
                    <w:ind w:left="360" w:right="84"/>
                    <w:rPr>
                      <w:rFonts w:ascii="Arial" w:eastAsia="Arial" w:hAnsi="Arial" w:cs="Arial"/>
                      <w:i/>
                      <w:color w:val="153D63"/>
                      <w:sz w:val="20"/>
                    </w:rPr>
                  </w:pPr>
                </w:p>
                <w:p w14:paraId="3EEA1B09" w14:textId="77777777" w:rsidR="00713419" w:rsidRPr="00713419" w:rsidRDefault="00713419" w:rsidP="00713419">
                  <w:pPr>
                    <w:numPr>
                      <w:ilvl w:val="0"/>
                      <w:numId w:val="7"/>
                    </w:numPr>
                    <w:ind w:right="84"/>
                    <w:rPr>
                      <w:rFonts w:ascii="Arial" w:eastAsia="Arial" w:hAnsi="Arial" w:cs="Arial"/>
                      <w:i/>
                      <w:color w:val="153D63"/>
                      <w:sz w:val="20"/>
                    </w:rPr>
                  </w:pPr>
                  <w:r w:rsidRPr="00713419">
                    <w:rPr>
                      <w:rFonts w:ascii="Arial" w:eastAsia="Arial" w:hAnsi="Arial" w:cs="Arial"/>
                      <w:i/>
                      <w:color w:val="153D63"/>
                      <w:sz w:val="20"/>
                    </w:rPr>
                    <w:t>Clinical findings and initial investigations suggest another initial diagnostic test is more appropriate. Patients who meet the criteria for:</w:t>
                  </w:r>
                </w:p>
                <w:p w14:paraId="361BF72C" w14:textId="20FCC285" w:rsidR="00713419" w:rsidRPr="00713419" w:rsidRDefault="00713419" w:rsidP="00713419">
                  <w:pPr>
                    <w:numPr>
                      <w:ilvl w:val="0"/>
                      <w:numId w:val="4"/>
                    </w:numPr>
                    <w:ind w:right="84"/>
                    <w:rPr>
                      <w:rFonts w:ascii="Arial" w:eastAsia="Arial" w:hAnsi="Arial" w:cs="Arial"/>
                      <w:i/>
                      <w:color w:val="153D63"/>
                      <w:sz w:val="20"/>
                    </w:rPr>
                  </w:pPr>
                  <w:r w:rsidRPr="00713419">
                    <w:rPr>
                      <w:rFonts w:ascii="Arial" w:eastAsia="Arial" w:hAnsi="Arial" w:cs="Arial"/>
                      <w:i/>
                      <w:color w:val="153D63"/>
                      <w:sz w:val="20"/>
                    </w:rPr>
                    <w:t xml:space="preserve">CT Chest, Abdomen and Pelvis. See CT CAP </w:t>
                  </w:r>
                  <w:del w:id="8" w:author="Rhys Parry" w:date="2026-08-26T09:23:00Z" w16du:dateUtc="2026-08-25T21:23:00Z">
                    <w:r w:rsidRPr="00713419" w:rsidDel="001C6064">
                      <w:rPr>
                        <w:rFonts w:ascii="Arial" w:eastAsia="Arial" w:hAnsi="Arial" w:cs="Arial"/>
                        <w:i/>
                        <w:color w:val="153D63"/>
                        <w:sz w:val="20"/>
                      </w:rPr>
                      <w:delText>Criteria</w:delText>
                    </w:r>
                  </w:del>
                  <w:ins w:id="9" w:author="Rhys Parry" w:date="2026-08-26T09:23:00Z" w16du:dateUtc="2026-08-25T21:23:00Z">
                    <w:r w:rsidR="001C6064">
                      <w:rPr>
                        <w:rFonts w:ascii="Arial" w:eastAsia="Arial" w:hAnsi="Arial" w:cs="Arial"/>
                        <w:i/>
                        <w:color w:val="153D63"/>
                        <w:sz w:val="20"/>
                      </w:rPr>
                      <w:t>c</w:t>
                    </w:r>
                    <w:r w:rsidR="001C6064" w:rsidRPr="00713419">
                      <w:rPr>
                        <w:rFonts w:ascii="Arial" w:eastAsia="Arial" w:hAnsi="Arial" w:cs="Arial"/>
                        <w:i/>
                        <w:color w:val="153D63"/>
                        <w:sz w:val="20"/>
                      </w:rPr>
                      <w:t>riteria</w:t>
                    </w:r>
                  </w:ins>
                  <w:r w:rsidRPr="00713419">
                    <w:rPr>
                      <w:rFonts w:ascii="Arial" w:eastAsia="Arial" w:hAnsi="Arial" w:cs="Arial"/>
                      <w:i/>
                      <w:color w:val="153D63"/>
                      <w:sz w:val="20"/>
                    </w:rPr>
                    <w:t>.</w:t>
                  </w:r>
                </w:p>
                <w:p w14:paraId="69E610B9" w14:textId="77777777" w:rsidR="00713419" w:rsidRPr="00E52418" w:rsidRDefault="00713419" w:rsidP="00713419">
                  <w:pPr>
                    <w:numPr>
                      <w:ilvl w:val="0"/>
                      <w:numId w:val="4"/>
                    </w:numPr>
                    <w:ind w:right="84"/>
                    <w:rPr>
                      <w:rFonts w:ascii="Arial" w:eastAsia="Arial" w:hAnsi="Arial" w:cs="Arial"/>
                      <w:i/>
                      <w:color w:val="153D63"/>
                      <w:sz w:val="20"/>
                    </w:rPr>
                  </w:pPr>
                  <w:r w:rsidRPr="00713419">
                    <w:rPr>
                      <w:rFonts w:ascii="Arial" w:eastAsia="Arial" w:hAnsi="Arial" w:cs="Arial"/>
                      <w:i/>
                      <w:color w:val="153D63"/>
                      <w:sz w:val="20"/>
                    </w:rPr>
                    <w:t>further investigation via the Lower GI Symptoms pathway* . See Colorectal Symptoms HealthPathway.</w:t>
                  </w:r>
                </w:p>
                <w:p w14:paraId="71ED688A" w14:textId="0B19C855" w:rsidR="00713419" w:rsidRPr="001C6064" w:rsidRDefault="00713419" w:rsidP="00713419">
                  <w:pPr>
                    <w:numPr>
                      <w:ilvl w:val="0"/>
                      <w:numId w:val="4"/>
                    </w:numPr>
                    <w:ind w:right="84"/>
                    <w:rPr>
                      <w:ins w:id="10" w:author="Rhys Parry" w:date="2026-08-26T09:22:00Z" w16du:dateUtc="2026-08-25T21:22:00Z"/>
                      <w:sz w:val="24"/>
                      <w:rPrChange w:id="11" w:author="Rhys Parry" w:date="2026-08-26T09:22:00Z" w16du:dateUtc="2026-08-25T21:22:00Z">
                        <w:rPr>
                          <w:ins w:id="12" w:author="Rhys Parry" w:date="2026-08-26T09:22:00Z" w16du:dateUtc="2026-08-25T21:22:00Z"/>
                          <w:rFonts w:ascii="Arial" w:eastAsia="Arial" w:hAnsi="Arial" w:cs="Arial"/>
                          <w:i/>
                          <w:color w:val="153D63"/>
                          <w:sz w:val="20"/>
                        </w:rPr>
                      </w:rPrChange>
                    </w:rPr>
                  </w:pPr>
                  <w:r w:rsidRPr="00713419">
                    <w:rPr>
                      <w:rFonts w:ascii="Arial" w:eastAsia="Arial" w:hAnsi="Arial" w:cs="Arial"/>
                      <w:i/>
                      <w:color w:val="153D63"/>
                      <w:sz w:val="20"/>
                    </w:rPr>
                    <w:t>Upper GI endoscopy. See relevant HealthPathway.</w:t>
                  </w:r>
                </w:p>
                <w:p w14:paraId="5D590AC0" w14:textId="3622DC22" w:rsidR="001C6064" w:rsidRPr="00910648" w:rsidRDefault="001C6064" w:rsidP="00713419">
                  <w:pPr>
                    <w:numPr>
                      <w:ilvl w:val="0"/>
                      <w:numId w:val="4"/>
                    </w:numPr>
                    <w:ind w:right="84"/>
                    <w:rPr>
                      <w:rFonts w:ascii="Arial" w:eastAsia="Arial" w:hAnsi="Arial" w:cs="Arial"/>
                      <w:i/>
                      <w:color w:val="153D63"/>
                      <w:sz w:val="20"/>
                      <w:rPrChange w:id="13" w:author="Alex Viner" w:date="2026-08-27T10:47:00Z" w16du:dateUtc="2026-08-26T22:47:00Z">
                        <w:rPr>
                          <w:sz w:val="24"/>
                        </w:rPr>
                      </w:rPrChange>
                    </w:rPr>
                  </w:pPr>
                  <w:commentRangeStart w:id="14"/>
                  <w:ins w:id="15" w:author="Rhys Parry" w:date="2026-08-26T09:22:00Z" w16du:dateUtc="2026-08-25T21:22:00Z">
                    <w:r w:rsidRPr="00910648">
                      <w:rPr>
                        <w:rFonts w:ascii="Arial" w:eastAsia="Arial" w:hAnsi="Arial" w:cs="Arial"/>
                        <w:i/>
                        <w:color w:val="153D63"/>
                        <w:sz w:val="20"/>
                        <w:rPrChange w:id="16" w:author="Alex Viner" w:date="2026-08-27T10:47:00Z" w16du:dateUtc="2026-08-26T22:47:00Z">
                          <w:rPr>
                            <w:rFonts w:ascii="Arial" w:eastAsia="Arial" w:hAnsi="Arial" w:cs="Arial"/>
                            <w:i/>
                            <w:color w:val="153D63"/>
                            <w:sz w:val="24"/>
                          </w:rPr>
                        </w:rPrChange>
                      </w:rPr>
                      <w:t>US pelvis when considering ovarian ca</w:t>
                    </w:r>
                  </w:ins>
                  <w:ins w:id="17" w:author="Rhys Parry" w:date="2026-08-26T09:23:00Z" w16du:dateUtc="2026-08-25T21:23:00Z">
                    <w:r w:rsidRPr="00910648">
                      <w:rPr>
                        <w:rFonts w:ascii="Arial" w:eastAsia="Arial" w:hAnsi="Arial" w:cs="Arial"/>
                        <w:i/>
                        <w:color w:val="153D63"/>
                        <w:sz w:val="20"/>
                        <w:rPrChange w:id="18" w:author="Alex Viner" w:date="2026-08-27T10:47:00Z" w16du:dateUtc="2026-08-26T22:47:00Z">
                          <w:rPr>
                            <w:rFonts w:ascii="Arial" w:eastAsia="Arial" w:hAnsi="Arial" w:cs="Arial"/>
                            <w:i/>
                            <w:color w:val="153D63"/>
                            <w:sz w:val="24"/>
                          </w:rPr>
                        </w:rPrChange>
                      </w:rPr>
                      <w:t>ncer. See US Pelvis criteria</w:t>
                    </w:r>
                  </w:ins>
                  <w:commentRangeEnd w:id="14"/>
                  <w:r w:rsidRPr="00910648">
                    <w:rPr>
                      <w:rStyle w:val="CommentReference"/>
                      <w:rFonts w:ascii="Arial" w:eastAsia="Arial" w:hAnsi="Arial" w:cs="Arial"/>
                      <w:i/>
                      <w:color w:val="153D63"/>
                      <w:sz w:val="20"/>
                      <w:szCs w:val="22"/>
                      <w:rPrChange w:id="19" w:author="Alex Viner" w:date="2026-08-27T10:47:00Z" w16du:dateUtc="2026-08-26T22:47:00Z">
                        <w:rPr>
                          <w:rStyle w:val="CommentReference"/>
                          <w:rFonts w:ascii="Arial" w:eastAsia="Arial" w:hAnsi="Arial" w:cs="Arial"/>
                          <w:i/>
                          <w:color w:val="153D63"/>
                          <w:sz w:val="24"/>
                          <w:szCs w:val="22"/>
                        </w:rPr>
                      </w:rPrChange>
                    </w:rPr>
                    <w:commentReference w:id="14"/>
                  </w:r>
                  <w:ins w:id="20" w:author="Rhys Parry" w:date="2026-08-26T09:23:00Z" w16du:dateUtc="2026-08-25T21:23:00Z">
                    <w:r w:rsidRPr="00910648">
                      <w:rPr>
                        <w:rFonts w:ascii="Arial" w:eastAsia="Arial" w:hAnsi="Arial" w:cs="Arial"/>
                        <w:i/>
                        <w:color w:val="153D63"/>
                        <w:sz w:val="20"/>
                        <w:rPrChange w:id="21" w:author="Alex Viner" w:date="2026-08-27T10:47:00Z" w16du:dateUtc="2026-08-26T22:47:00Z">
                          <w:rPr>
                            <w:rFonts w:ascii="Arial" w:eastAsia="Arial" w:hAnsi="Arial" w:cs="Arial"/>
                            <w:i/>
                            <w:color w:val="153D63"/>
                            <w:sz w:val="24"/>
                          </w:rPr>
                        </w:rPrChange>
                      </w:rPr>
                      <w:t>.</w:t>
                    </w:r>
                  </w:ins>
                </w:p>
                <w:p w14:paraId="3BD077AF" w14:textId="77777777" w:rsidR="00713419" w:rsidRPr="00713419" w:rsidRDefault="00713419" w:rsidP="00713419">
                  <w:pPr>
                    <w:numPr>
                      <w:ilvl w:val="0"/>
                      <w:numId w:val="7"/>
                    </w:numPr>
                    <w:ind w:right="84"/>
                    <w:rPr>
                      <w:rFonts w:ascii="Arial" w:eastAsia="Arial" w:hAnsi="Arial" w:cs="Arial"/>
                      <w:i/>
                      <w:color w:val="153D63"/>
                      <w:sz w:val="20"/>
                    </w:rPr>
                  </w:pPr>
                  <w:r w:rsidRPr="00713419">
                    <w:rPr>
                      <w:rFonts w:ascii="Arial" w:eastAsia="Arial" w:hAnsi="Arial" w:cs="Arial"/>
                      <w:i/>
                      <w:color w:val="153D63"/>
                      <w:sz w:val="20"/>
                    </w:rPr>
                    <w:t>Patients with advanced frailty where investigation is unlikely to change management.</w:t>
                  </w:r>
                </w:p>
                <w:p w14:paraId="478C50A9" w14:textId="77777777" w:rsidR="00713419" w:rsidRPr="00713419" w:rsidRDefault="00713419" w:rsidP="00713419">
                  <w:pPr>
                    <w:ind w:right="87"/>
                    <w:rPr>
                      <w:rFonts w:ascii="Arial" w:eastAsia="Arial" w:hAnsi="Arial" w:cs="Arial"/>
                      <w:i/>
                      <w:color w:val="153D63"/>
                      <w:sz w:val="20"/>
                      <w:u w:val="single"/>
                    </w:rPr>
                  </w:pPr>
                  <w:r w:rsidRPr="00713419">
                    <w:rPr>
                      <w:rFonts w:ascii="Arial" w:eastAsia="Arial" w:hAnsi="Arial" w:cs="Arial"/>
                      <w:i/>
                      <w:color w:val="153D63"/>
                      <w:sz w:val="20"/>
                      <w:u w:val="single"/>
                    </w:rPr>
                    <w:t>When to seek advice?</w:t>
                  </w:r>
                </w:p>
                <w:p w14:paraId="6CFF464C" w14:textId="77777777" w:rsidR="00713419" w:rsidRPr="00713419" w:rsidRDefault="00713419" w:rsidP="00713419">
                  <w:pPr>
                    <w:spacing w:after="0"/>
                    <w:ind w:right="1"/>
                    <w:rPr>
                      <w:rFonts w:ascii="Arial" w:eastAsia="Arial" w:hAnsi="Arial" w:cs="Arial"/>
                      <w:i/>
                      <w:color w:val="153D63"/>
                      <w:sz w:val="20"/>
                    </w:rPr>
                  </w:pPr>
                  <w:r w:rsidRPr="00713419">
                    <w:rPr>
                      <w:rFonts w:ascii="Arial" w:eastAsia="Arial" w:hAnsi="Arial" w:cs="Arial"/>
                      <w:i/>
                      <w:color w:val="153D63"/>
                      <w:sz w:val="20"/>
                    </w:rPr>
                    <w:t>Criteria are not exhaustive and do not cover all presentations. Choosing the best test (which may include FIT, imaging and endoscopy) is challenging and there should be a low threshold for seeking advice from the appropriate secondary care team if the practitioner is unsure.</w:t>
                  </w:r>
                </w:p>
                <w:p w14:paraId="1838C8D3" w14:textId="77777777" w:rsidR="00713419" w:rsidRPr="00713419" w:rsidRDefault="00713419" w:rsidP="00713419">
                  <w:pPr>
                    <w:spacing w:after="0"/>
                    <w:ind w:right="1"/>
                    <w:rPr>
                      <w:rFonts w:ascii="Arial" w:eastAsia="Arial" w:hAnsi="Arial" w:cs="Arial"/>
                      <w:i/>
                      <w:color w:val="153D63"/>
                      <w:sz w:val="20"/>
                    </w:rPr>
                  </w:pPr>
                </w:p>
                <w:p w14:paraId="200A2485" w14:textId="77777777" w:rsidR="00C43ED9" w:rsidRDefault="00713419">
                  <w:r w:rsidRPr="00713419">
                    <w:rPr>
                      <w:rFonts w:ascii="Arial" w:eastAsia="Arial" w:hAnsi="Arial" w:cs="Arial"/>
                      <w:i/>
                      <w:color w:val="153D63"/>
                      <w:sz w:val="20"/>
                    </w:rPr>
                    <w:t xml:space="preserve">For clinical presentations with non-specific symptoms, signs and / or abnormal lab results where the primary care practitioner is strongly suspicious of underlying </w:t>
                  </w:r>
                  <w:r w:rsidRPr="00713419">
                    <w:rPr>
                      <w:rFonts w:ascii="Arial" w:eastAsia="Arial" w:hAnsi="Arial" w:cs="Arial"/>
                      <w:i/>
                      <w:color w:val="153D63"/>
                      <w:sz w:val="20"/>
                    </w:rPr>
                    <w:lastRenderedPageBreak/>
                    <w:t xml:space="preserve">malignancy, </w:t>
                  </w:r>
                  <w:r w:rsidRPr="00713419">
                    <w:rPr>
                      <w:rFonts w:ascii="Arial" w:eastAsia="Arial" w:hAnsi="Arial" w:cs="Arial"/>
                      <w:i/>
                      <w:color w:val="153D63"/>
                      <w:sz w:val="20"/>
                      <w:u w:val="single" w:color="153D63"/>
                    </w:rPr>
                    <w:t>but the patient does not meet the criteria below,</w:t>
                  </w:r>
                  <w:r w:rsidRPr="00713419">
                    <w:rPr>
                      <w:rFonts w:ascii="Arial" w:eastAsia="Arial" w:hAnsi="Arial" w:cs="Arial"/>
                      <w:i/>
                      <w:color w:val="153D63"/>
                      <w:sz w:val="20"/>
                    </w:rPr>
                    <w:t xml:space="preserve"> discussion with a Primary Care Radiology Liaison (PCRL), relevant secondary care specialist or radiologist for consideration of CT imaging is recommended. </w:t>
                  </w:r>
                </w:p>
                <w:p w14:paraId="1CED7873" w14:textId="77777777" w:rsidR="00C43ED9" w:rsidRDefault="00C43ED9">
                  <w:pPr>
                    <w:spacing w:after="0"/>
                    <w:ind w:right="1"/>
                    <w:rPr>
                      <w:ins w:id="22" w:author="Alex Viner" w:date="2026-08-27T10:45:00Z" w16du:dateUtc="2026-08-26T22:45:00Z"/>
                      <w:kern w:val="2"/>
                      <w14:ligatures w14:val="standardContextual"/>
                    </w:rPr>
                  </w:pPr>
                  <w:ins w:id="23" w:author="Alex Viner" w:date="2026-08-27T10:45:00Z" w16du:dateUtc="2026-08-26T22:45:00Z">
                    <w:r>
                      <w:rPr>
                        <w:rFonts w:ascii="Arial" w:hAnsi="Arial" w:cs="Arial"/>
                        <w:i/>
                        <w:iCs/>
                        <w:color w:val="153D63"/>
                        <w:sz w:val="20"/>
                        <w:szCs w:val="20"/>
                      </w:rPr>
                      <w:t>Temporary statement: Please follow the relevant local HealthPathway and local processes while implementation arrangements are confirmed.</w:t>
                    </w:r>
                  </w:ins>
                </w:p>
                <w:p w14:paraId="557CF9D4" w14:textId="77777777" w:rsidR="00713419" w:rsidRPr="00713419" w:rsidRDefault="00713419" w:rsidP="00713419">
                  <w:pPr>
                    <w:spacing w:after="0"/>
                    <w:ind w:right="1"/>
                  </w:pPr>
                </w:p>
              </w:tc>
            </w:tr>
          </w:tbl>
          <w:p w14:paraId="4424A639" w14:textId="77777777" w:rsidR="00713419" w:rsidRPr="00713419" w:rsidRDefault="00713419" w:rsidP="00713419">
            <w:pPr>
              <w:spacing w:after="0"/>
              <w:ind w:left="60"/>
            </w:pPr>
            <w:r w:rsidRPr="00713419">
              <w:rPr>
                <w:rFonts w:ascii="Arial" w:eastAsia="Arial" w:hAnsi="Arial" w:cs="Arial"/>
                <w:i/>
                <w:color w:val="153D63"/>
                <w:sz w:val="18"/>
              </w:rPr>
              <w:lastRenderedPageBreak/>
              <w:t xml:space="preserve"> </w:t>
            </w:r>
          </w:p>
          <w:p w14:paraId="4D09A56F" w14:textId="42708E94" w:rsidR="00713419" w:rsidRPr="00713419" w:rsidRDefault="00713419" w:rsidP="00713419">
            <w:pPr>
              <w:numPr>
                <w:ilvl w:val="0"/>
                <w:numId w:val="5"/>
              </w:numPr>
              <w:spacing w:line="300" w:lineRule="atLeast"/>
              <w:rPr>
                <w:rFonts w:ascii="Segoe UI" w:eastAsia="Times New Roman" w:hAnsi="Segoe UI" w:cs="Segoe UI"/>
                <w:bCs/>
                <w:color w:val="auto"/>
                <w:sz w:val="21"/>
                <w:szCs w:val="21"/>
              </w:rPr>
            </w:pPr>
            <w:commentRangeStart w:id="24"/>
            <w:r w:rsidRPr="00713419">
              <w:rPr>
                <w:rFonts w:ascii="Segoe UI" w:eastAsia="Times New Roman" w:hAnsi="Segoe UI" w:cs="Segoe UI"/>
                <w:bCs/>
                <w:color w:val="auto"/>
                <w:sz w:val="21"/>
                <w:szCs w:val="21"/>
              </w:rPr>
              <w:t>Patients aged 55 and older with persistent or progressive (typically greater than 6 weeks) abdominal symptoms</w:t>
            </w:r>
            <w:r w:rsidRPr="00713419">
              <w:rPr>
                <w:rFonts w:ascii="Segoe UI" w:eastAsia="Times New Roman" w:hAnsi="Segoe UI" w:cs="Segoe UI"/>
                <w:bCs/>
                <w:color w:val="auto"/>
                <w:sz w:val="21"/>
                <w:szCs w:val="21"/>
                <w:vertAlign w:val="superscript"/>
              </w:rPr>
              <w:t>1</w:t>
            </w:r>
            <w:r w:rsidRPr="00713419">
              <w:rPr>
                <w:rFonts w:ascii="Segoe UI" w:eastAsia="Times New Roman" w:hAnsi="Segoe UI" w:cs="Segoe UI"/>
                <w:bCs/>
                <w:color w:val="auto"/>
                <w:sz w:val="21"/>
                <w:szCs w:val="21"/>
              </w:rPr>
              <w:t xml:space="preserve"> </w:t>
            </w:r>
            <w:del w:id="25" w:author="Alex Viner" w:date="2026-08-27T10:59:00Z" w16du:dateUtc="2026-08-26T22:59:00Z">
              <w:r w:rsidRPr="00713419" w:rsidDel="00BF4912">
                <w:rPr>
                  <w:rFonts w:ascii="Segoe UI" w:eastAsia="Times New Roman" w:hAnsi="Segoe UI" w:cs="Segoe UI"/>
                  <w:bCs/>
                  <w:color w:val="auto"/>
                  <w:sz w:val="21"/>
                  <w:szCs w:val="21"/>
                </w:rPr>
                <w:delText xml:space="preserve">and </w:delText>
              </w:r>
            </w:del>
            <w:ins w:id="26" w:author="Alex Viner" w:date="2026-08-27T10:59:00Z" w16du:dateUtc="2026-08-26T22:59:00Z">
              <w:r w:rsidR="00BF4912">
                <w:rPr>
                  <w:rFonts w:ascii="Segoe UI" w:eastAsia="Times New Roman" w:hAnsi="Segoe UI" w:cs="Segoe UI"/>
                  <w:bCs/>
                  <w:color w:val="auto"/>
                  <w:sz w:val="21"/>
                  <w:szCs w:val="21"/>
                </w:rPr>
                <w:t>=/-</w:t>
              </w:r>
              <w:r w:rsidR="00BF4912" w:rsidRPr="00713419">
                <w:rPr>
                  <w:rFonts w:ascii="Segoe UI" w:eastAsia="Times New Roman" w:hAnsi="Segoe UI" w:cs="Segoe UI"/>
                  <w:bCs/>
                  <w:color w:val="auto"/>
                  <w:sz w:val="21"/>
                  <w:szCs w:val="21"/>
                </w:rPr>
                <w:t xml:space="preserve"> </w:t>
              </w:r>
            </w:ins>
            <w:r w:rsidRPr="00713419">
              <w:rPr>
                <w:rFonts w:ascii="Segoe UI" w:eastAsia="Times New Roman" w:hAnsi="Segoe UI" w:cs="Segoe UI"/>
                <w:bCs/>
                <w:color w:val="auto"/>
                <w:sz w:val="21"/>
                <w:szCs w:val="21"/>
              </w:rPr>
              <w:t>clinical findings</w:t>
            </w:r>
            <w:r w:rsidRPr="00713419">
              <w:rPr>
                <w:rFonts w:ascii="Segoe UI" w:eastAsia="Times New Roman" w:hAnsi="Segoe UI" w:cs="Segoe UI"/>
                <w:bCs/>
                <w:color w:val="auto"/>
                <w:sz w:val="21"/>
                <w:szCs w:val="21"/>
                <w:vertAlign w:val="superscript"/>
              </w:rPr>
              <w:t>2</w:t>
            </w:r>
            <w:r w:rsidRPr="00713419">
              <w:rPr>
                <w:rFonts w:ascii="Segoe UI" w:eastAsia="Times New Roman" w:hAnsi="Segoe UI" w:cs="Segoe UI"/>
                <w:bCs/>
                <w:color w:val="auto"/>
                <w:sz w:val="21"/>
                <w:szCs w:val="21"/>
              </w:rPr>
              <w:t xml:space="preserve"> and after initial investigations</w:t>
            </w:r>
            <w:r w:rsidRPr="00713419">
              <w:rPr>
                <w:rFonts w:ascii="Segoe UI" w:eastAsia="Times New Roman" w:hAnsi="Segoe UI" w:cs="Segoe UI"/>
                <w:bCs/>
                <w:color w:val="auto"/>
                <w:sz w:val="21"/>
                <w:szCs w:val="21"/>
                <w:vertAlign w:val="superscript"/>
              </w:rPr>
              <w:t>3</w:t>
            </w:r>
            <w:r w:rsidRPr="00713419">
              <w:rPr>
                <w:rFonts w:ascii="Segoe UI" w:eastAsia="Times New Roman" w:hAnsi="Segoe UI" w:cs="Segoe UI"/>
                <w:bCs/>
                <w:color w:val="auto"/>
                <w:sz w:val="21"/>
                <w:szCs w:val="21"/>
              </w:rPr>
              <w:t xml:space="preserve"> the clinician is concerned about underlying malignancy.</w:t>
            </w:r>
            <w:commentRangeEnd w:id="24"/>
            <w:r w:rsidR="00FF5DF2" w:rsidRPr="00713419">
              <w:rPr>
                <w:rStyle w:val="CommentReference"/>
                <w:rFonts w:ascii="Segoe UI" w:eastAsia="Times New Roman" w:hAnsi="Segoe UI" w:cs="Segoe UI"/>
                <w:bCs/>
                <w:color w:val="auto"/>
                <w:sz w:val="21"/>
                <w:szCs w:val="21"/>
              </w:rPr>
              <w:commentReference w:id="24"/>
            </w:r>
          </w:p>
          <w:p w14:paraId="1BA22D6C" w14:textId="77777777" w:rsidR="00713419" w:rsidRPr="00713419" w:rsidRDefault="00713419" w:rsidP="00713419">
            <w:pPr>
              <w:spacing w:after="0" w:line="300" w:lineRule="atLeast"/>
              <w:ind w:left="1080"/>
              <w:rPr>
                <w:rFonts w:ascii="Segoe UI" w:eastAsia="Times New Roman" w:hAnsi="Segoe UI" w:cs="Segoe UI"/>
                <w:i/>
                <w:color w:val="auto"/>
                <w:sz w:val="20"/>
                <w:szCs w:val="20"/>
              </w:rPr>
            </w:pPr>
          </w:p>
          <w:p w14:paraId="37B553FD" w14:textId="4BCADCEE" w:rsidR="00713419" w:rsidRPr="00713419" w:rsidRDefault="00713419" w:rsidP="00713419">
            <w:pPr>
              <w:spacing w:line="300" w:lineRule="atLeast"/>
              <w:rPr>
                <w:rFonts w:ascii="Segoe UI" w:eastAsia="Times New Roman" w:hAnsi="Segoe UI" w:cs="Segoe UI"/>
                <w:i/>
                <w:color w:val="auto"/>
                <w:sz w:val="21"/>
                <w:szCs w:val="21"/>
              </w:rPr>
            </w:pPr>
            <w:r w:rsidRPr="00713419">
              <w:rPr>
                <w:rFonts w:ascii="Segoe UI" w:eastAsia="Times New Roman" w:hAnsi="Segoe UI" w:cs="Segoe UI"/>
                <w:bCs/>
                <w:i/>
                <w:color w:val="auto"/>
                <w:sz w:val="21"/>
                <w:szCs w:val="21"/>
              </w:rPr>
              <w:t xml:space="preserve">Include in the referral any additional individual patient risk factors that increase the risk of malignancy </w:t>
            </w:r>
            <w:del w:id="27" w:author="Rhys Parry" w:date="2026-08-26T09:54:00Z" w16du:dateUtc="2026-08-25T21:54:00Z">
              <w:r w:rsidRPr="00713419" w:rsidDel="005779DF">
                <w:rPr>
                  <w:rFonts w:ascii="Segoe UI" w:eastAsia="Times New Roman" w:hAnsi="Segoe UI" w:cs="Segoe UI"/>
                  <w:bCs/>
                  <w:i/>
                  <w:color w:val="auto"/>
                  <w:sz w:val="21"/>
                  <w:szCs w:val="21"/>
                </w:rPr>
                <w:delText>e,g</w:delText>
              </w:r>
            </w:del>
            <w:ins w:id="28" w:author="Rhys Parry" w:date="2026-08-26T09:54:00Z" w16du:dateUtc="2026-08-25T21:54:00Z">
              <w:r w:rsidR="005779DF" w:rsidRPr="00713419">
                <w:rPr>
                  <w:rFonts w:ascii="Segoe UI" w:eastAsia="Times New Roman" w:hAnsi="Segoe UI" w:cs="Segoe UI"/>
                  <w:bCs/>
                  <w:i/>
                  <w:color w:val="auto"/>
                  <w:sz w:val="21"/>
                  <w:szCs w:val="21"/>
                </w:rPr>
                <w:t>e.g.</w:t>
              </w:r>
            </w:ins>
            <w:r w:rsidRPr="00713419">
              <w:rPr>
                <w:rFonts w:ascii="Segoe UI" w:eastAsia="Times New Roman" w:hAnsi="Segoe UI" w:cs="Segoe UI"/>
                <w:bCs/>
                <w:i/>
                <w:color w:val="auto"/>
                <w:sz w:val="21"/>
                <w:szCs w:val="21"/>
              </w:rPr>
              <w:t xml:space="preserve">, </w:t>
            </w:r>
            <w:del w:id="29" w:author="Rhys Parry" w:date="2026-08-26T09:54:00Z" w16du:dateUtc="2026-08-25T21:54:00Z">
              <w:r w:rsidRPr="00713419" w:rsidDel="005779DF">
                <w:rPr>
                  <w:rFonts w:ascii="Segoe UI" w:eastAsia="Times New Roman" w:hAnsi="Segoe UI" w:cs="Segoe UI"/>
                  <w:bCs/>
                  <w:i/>
                  <w:color w:val="auto"/>
                  <w:sz w:val="21"/>
                  <w:szCs w:val="21"/>
                </w:rPr>
                <w:delText xml:space="preserve">patient </w:delText>
              </w:r>
            </w:del>
            <w:ins w:id="30" w:author="Rhys Parry" w:date="2026-08-26T09:54:00Z" w16du:dateUtc="2026-08-25T21:54:00Z">
              <w:r w:rsidR="005779DF">
                <w:rPr>
                  <w:rFonts w:ascii="Segoe UI" w:eastAsia="Times New Roman" w:hAnsi="Segoe UI" w:cs="Segoe UI"/>
                  <w:bCs/>
                  <w:i/>
                  <w:color w:val="auto"/>
                  <w:sz w:val="21"/>
                  <w:szCs w:val="21"/>
                </w:rPr>
                <w:t>personal</w:t>
              </w:r>
              <w:r w:rsidR="005779DF" w:rsidRPr="00713419">
                <w:rPr>
                  <w:rFonts w:ascii="Segoe UI" w:eastAsia="Times New Roman" w:hAnsi="Segoe UI" w:cs="Segoe UI"/>
                  <w:bCs/>
                  <w:i/>
                  <w:color w:val="auto"/>
                  <w:sz w:val="21"/>
                  <w:szCs w:val="21"/>
                </w:rPr>
                <w:t xml:space="preserve"> </w:t>
              </w:r>
            </w:ins>
            <w:del w:id="31" w:author="Rhys Parry" w:date="2026-08-26T09:54:00Z" w16du:dateUtc="2026-08-25T21:54:00Z">
              <w:r w:rsidRPr="00713419" w:rsidDel="005779DF">
                <w:rPr>
                  <w:rFonts w:ascii="Segoe UI" w:eastAsia="Times New Roman" w:hAnsi="Segoe UI" w:cs="Segoe UI"/>
                  <w:bCs/>
                  <w:i/>
                  <w:color w:val="auto"/>
                  <w:sz w:val="21"/>
                  <w:szCs w:val="21"/>
                </w:rPr>
                <w:delText xml:space="preserve">and </w:delText>
              </w:r>
            </w:del>
            <w:ins w:id="32" w:author="Rhys Parry" w:date="2026-08-26T09:54:00Z" w16du:dateUtc="2026-08-25T21:54:00Z">
              <w:r w:rsidR="005779DF">
                <w:rPr>
                  <w:rFonts w:ascii="Segoe UI" w:eastAsia="Times New Roman" w:hAnsi="Segoe UI" w:cs="Segoe UI"/>
                  <w:bCs/>
                  <w:i/>
                  <w:color w:val="auto"/>
                  <w:sz w:val="21"/>
                  <w:szCs w:val="21"/>
                </w:rPr>
                <w:t>or</w:t>
              </w:r>
              <w:r w:rsidR="005779DF" w:rsidRPr="00713419">
                <w:rPr>
                  <w:rFonts w:ascii="Segoe UI" w:eastAsia="Times New Roman" w:hAnsi="Segoe UI" w:cs="Segoe UI"/>
                  <w:bCs/>
                  <w:i/>
                  <w:color w:val="auto"/>
                  <w:sz w:val="21"/>
                  <w:szCs w:val="21"/>
                </w:rPr>
                <w:t xml:space="preserve"> </w:t>
              </w:r>
            </w:ins>
            <w:r w:rsidRPr="00713419">
              <w:rPr>
                <w:rFonts w:ascii="Segoe UI" w:eastAsia="Times New Roman" w:hAnsi="Segoe UI" w:cs="Segoe UI"/>
                <w:bCs/>
                <w:i/>
                <w:color w:val="auto"/>
                <w:sz w:val="21"/>
                <w:szCs w:val="21"/>
              </w:rPr>
              <w:t>family history of relevant abdominal cancer, known genetic predisposition/syndrome.</w:t>
            </w:r>
          </w:p>
          <w:p w14:paraId="4263DCE3" w14:textId="77777777" w:rsidR="00713419" w:rsidRPr="00713419" w:rsidRDefault="00713419" w:rsidP="00713419">
            <w:pPr>
              <w:spacing w:after="1"/>
              <w:ind w:left="360"/>
            </w:pPr>
            <w:r w:rsidRPr="00713419">
              <w:rPr>
                <w:rFonts w:ascii="Arial" w:eastAsia="Arial" w:hAnsi="Arial" w:cs="Arial"/>
                <w:sz w:val="18"/>
                <w:u w:val="single" w:color="000000"/>
              </w:rPr>
              <w:t>OR</w:t>
            </w:r>
            <w:r w:rsidRPr="00713419">
              <w:rPr>
                <w:rFonts w:ascii="Arial" w:eastAsia="Arial" w:hAnsi="Arial" w:cs="Arial"/>
                <w:sz w:val="18"/>
              </w:rPr>
              <w:t xml:space="preserve"> </w:t>
            </w:r>
          </w:p>
          <w:p w14:paraId="21F4510E" w14:textId="77777777" w:rsidR="005779DF" w:rsidRPr="005779DF" w:rsidRDefault="00713419" w:rsidP="00A923A7">
            <w:pPr>
              <w:numPr>
                <w:ilvl w:val="0"/>
                <w:numId w:val="5"/>
              </w:numPr>
              <w:spacing w:line="300" w:lineRule="atLeast"/>
              <w:rPr>
                <w:ins w:id="33" w:author="Rhys Parry" w:date="2026-08-26T09:55:00Z" w16du:dateUtc="2026-08-25T21:55:00Z"/>
                <w:rPrChange w:id="34" w:author="Rhys Parry" w:date="2026-08-26T09:55:00Z" w16du:dateUtc="2026-08-25T21:55:00Z">
                  <w:rPr>
                    <w:ins w:id="35" w:author="Rhys Parry" w:date="2026-08-26T09:55:00Z" w16du:dateUtc="2026-08-25T21:55:00Z"/>
                    <w:rFonts w:ascii="Segoe UI" w:eastAsia="Times New Roman" w:hAnsi="Segoe UI" w:cs="Segoe UI"/>
                    <w:bCs/>
                    <w:color w:val="auto"/>
                    <w:sz w:val="21"/>
                    <w:szCs w:val="21"/>
                  </w:rPr>
                </w:rPrChange>
              </w:rPr>
            </w:pPr>
            <w:r w:rsidRPr="00A923A7">
              <w:rPr>
                <w:rFonts w:ascii="Segoe UI" w:eastAsia="Times New Roman" w:hAnsi="Segoe UI" w:cs="Segoe UI"/>
                <w:bCs/>
                <w:color w:val="auto"/>
                <w:sz w:val="21"/>
                <w:szCs w:val="21"/>
              </w:rPr>
              <w:t xml:space="preserve">Secondary care clinician / lower GI triage or radiologist advises referral for urgent CT Abdomen and Pelvis. </w:t>
            </w:r>
          </w:p>
          <w:p w14:paraId="0C1DD15A" w14:textId="0A97B93C" w:rsidR="00713419" w:rsidRPr="00713419" w:rsidRDefault="00713419" w:rsidP="00A923A7">
            <w:pPr>
              <w:numPr>
                <w:ilvl w:val="0"/>
                <w:numId w:val="5"/>
              </w:numPr>
              <w:spacing w:line="300" w:lineRule="atLeast"/>
            </w:pPr>
            <w:r w:rsidRPr="00A923A7">
              <w:rPr>
                <w:rFonts w:ascii="Segoe UI" w:eastAsia="Times New Roman" w:hAnsi="Segoe UI" w:cs="Segoe UI"/>
                <w:bCs/>
                <w:color w:val="auto"/>
                <w:sz w:val="21"/>
                <w:szCs w:val="21"/>
              </w:rPr>
              <w:t xml:space="preserve">Patients with lower GI symptoms and a clinical frailty score of 7-9 where CT AP is </w:t>
            </w:r>
            <w:del w:id="36" w:author="Rhys Parry" w:date="2026-08-26T09:56:00Z" w16du:dateUtc="2026-08-25T21:56:00Z">
              <w:r w:rsidRPr="00A923A7" w:rsidDel="005779DF">
                <w:rPr>
                  <w:rFonts w:ascii="Segoe UI" w:eastAsia="Times New Roman" w:hAnsi="Segoe UI" w:cs="Segoe UI"/>
                  <w:bCs/>
                  <w:color w:val="auto"/>
                  <w:sz w:val="21"/>
                  <w:szCs w:val="21"/>
                </w:rPr>
                <w:delText>thought an appropriate investigation</w:delText>
              </w:r>
            </w:del>
            <w:ins w:id="37" w:author="Rhys Parry" w:date="2026-08-26T09:56:00Z" w16du:dateUtc="2026-08-25T21:56:00Z">
              <w:r w:rsidR="005779DF">
                <w:rPr>
                  <w:rFonts w:ascii="Segoe UI" w:eastAsia="Times New Roman" w:hAnsi="Segoe UI" w:cs="Segoe UI"/>
                  <w:bCs/>
                  <w:color w:val="auto"/>
                  <w:sz w:val="21"/>
                  <w:szCs w:val="21"/>
                </w:rPr>
                <w:t>likely to change management</w:t>
              </w:r>
            </w:ins>
            <w:r w:rsidRPr="00A923A7">
              <w:rPr>
                <w:rFonts w:ascii="Segoe UI" w:eastAsia="Times New Roman" w:hAnsi="Segoe UI" w:cs="Segoe UI"/>
                <w:bCs/>
                <w:color w:val="auto"/>
                <w:sz w:val="21"/>
                <w:szCs w:val="21"/>
              </w:rPr>
              <w:t>.</w:t>
            </w:r>
          </w:p>
        </w:tc>
        <w:tc>
          <w:tcPr>
            <w:tcW w:w="1702" w:type="dxa"/>
            <w:tcBorders>
              <w:top w:val="single" w:sz="4" w:space="0" w:color="000000"/>
              <w:left w:val="single" w:sz="4" w:space="0" w:color="000000"/>
              <w:bottom w:val="single" w:sz="4" w:space="0" w:color="000000"/>
              <w:right w:val="single" w:sz="4" w:space="0" w:color="000000"/>
            </w:tcBorders>
          </w:tcPr>
          <w:p w14:paraId="6EF517D9" w14:textId="77777777" w:rsidR="00713419" w:rsidRPr="00713419" w:rsidRDefault="00713419" w:rsidP="00713419">
            <w:pPr>
              <w:rPr>
                <w:rFonts w:ascii="Arial" w:eastAsia="Arial" w:hAnsi="Arial" w:cs="Arial"/>
                <w:sz w:val="18"/>
              </w:rPr>
            </w:pPr>
            <w:r w:rsidRPr="00713419">
              <w:rPr>
                <w:rFonts w:ascii="Arial" w:eastAsia="Arial" w:hAnsi="Arial" w:cs="Arial"/>
                <w:sz w:val="18"/>
              </w:rPr>
              <w:lastRenderedPageBreak/>
              <w:t>HNZ Referral Criteria Guidelines for lower GI investigations for symptomatic patients</w:t>
            </w:r>
          </w:p>
          <w:p w14:paraId="4BA0DBD7" w14:textId="77777777" w:rsidR="00713419" w:rsidRPr="00713419" w:rsidRDefault="00713419" w:rsidP="00713419">
            <w:pPr>
              <w:rPr>
                <w:rFonts w:ascii="Arial" w:eastAsia="Arial" w:hAnsi="Arial" w:cs="Arial"/>
                <w:sz w:val="18"/>
              </w:rPr>
            </w:pPr>
            <w:hyperlink r:id="rId14" w:history="1">
              <w:r w:rsidRPr="00713419">
                <w:rPr>
                  <w:rFonts w:ascii="Arial" w:eastAsia="Arial" w:hAnsi="Arial" w:cs="Arial"/>
                  <w:color w:val="0000FF"/>
                  <w:sz w:val="18"/>
                  <w:u w:val="single"/>
                </w:rPr>
                <w:t>https://www.healthnz.govt.nz/health-professionals/guidance-standards/topic/conditions/cancer/cancer-investigations/lower-bowel-investigations-for-patients-symptoms</w:t>
              </w:r>
            </w:hyperlink>
          </w:p>
          <w:p w14:paraId="751E9241" w14:textId="77777777" w:rsidR="00713419" w:rsidRPr="00713419" w:rsidRDefault="00713419" w:rsidP="00713419">
            <w:pPr>
              <w:rPr>
                <w:rFonts w:ascii="Arial" w:eastAsia="Arial" w:hAnsi="Arial" w:cs="Arial"/>
                <w:sz w:val="18"/>
              </w:rPr>
            </w:pPr>
          </w:p>
          <w:p w14:paraId="30DDCEEF" w14:textId="77777777" w:rsidR="00713419" w:rsidRPr="00713419" w:rsidRDefault="00713419" w:rsidP="00713419">
            <w:pPr>
              <w:spacing w:after="0"/>
              <w:ind w:left="60"/>
            </w:pPr>
            <w:r w:rsidRPr="00713419">
              <w:t>NICE guideline Suspected Cancer: recognition and referral</w:t>
            </w:r>
          </w:p>
          <w:p w14:paraId="48588276" w14:textId="77777777" w:rsidR="00713419" w:rsidRPr="00713419" w:rsidRDefault="00713419" w:rsidP="00713419">
            <w:pPr>
              <w:spacing w:after="0"/>
              <w:ind w:left="60"/>
            </w:pPr>
          </w:p>
          <w:p w14:paraId="0691C854" w14:textId="77777777" w:rsidR="00713419" w:rsidRPr="00713419" w:rsidRDefault="00713419" w:rsidP="00713419">
            <w:pPr>
              <w:rPr>
                <w:rFonts w:ascii="Arial" w:eastAsia="Arial" w:hAnsi="Arial" w:cs="Arial"/>
                <w:sz w:val="18"/>
              </w:rPr>
            </w:pPr>
            <w:hyperlink r:id="rId15" w:history="1">
              <w:r w:rsidRPr="00713419">
                <w:rPr>
                  <w:rFonts w:ascii="Arial" w:eastAsia="Arial" w:hAnsi="Arial" w:cs="Arial"/>
                  <w:color w:val="0000FF"/>
                  <w:sz w:val="18"/>
                  <w:u w:val="single"/>
                </w:rPr>
                <w:t>https://www.nice.org.uk/guidance/ng</w:t>
              </w:r>
            </w:hyperlink>
          </w:p>
          <w:p w14:paraId="21BF01BA" w14:textId="77777777" w:rsidR="00713419" w:rsidRPr="00713419" w:rsidRDefault="00713419" w:rsidP="00713419">
            <w:pPr>
              <w:spacing w:after="0"/>
              <w:ind w:left="60"/>
            </w:pPr>
          </w:p>
        </w:tc>
        <w:tc>
          <w:tcPr>
            <w:tcW w:w="1559" w:type="dxa"/>
            <w:tcBorders>
              <w:top w:val="single" w:sz="4" w:space="0" w:color="000000"/>
              <w:left w:val="single" w:sz="4" w:space="0" w:color="000000"/>
              <w:bottom w:val="single" w:sz="4" w:space="0" w:color="000000"/>
              <w:right w:val="single" w:sz="4" w:space="0" w:color="000000"/>
            </w:tcBorders>
          </w:tcPr>
          <w:p w14:paraId="37B213CA" w14:textId="77777777" w:rsidR="00713419" w:rsidRPr="00713419" w:rsidRDefault="00713419" w:rsidP="00713419">
            <w:pPr>
              <w:spacing w:after="0"/>
              <w:ind w:left="60"/>
            </w:pPr>
            <w:r w:rsidRPr="00713419">
              <w:rPr>
                <w:rFonts w:ascii="Arial" w:eastAsia="Arial" w:hAnsi="Arial" w:cs="Arial"/>
                <w:sz w:val="20"/>
              </w:rPr>
              <w:t xml:space="preserve">GP &amp; UC </w:t>
            </w:r>
          </w:p>
          <w:p w14:paraId="45ADF058" w14:textId="77777777" w:rsidR="00713419" w:rsidRPr="00713419" w:rsidRDefault="00713419" w:rsidP="00713419">
            <w:pPr>
              <w:spacing w:after="0"/>
              <w:ind w:left="60"/>
            </w:pPr>
            <w:r w:rsidRPr="00713419">
              <w:rPr>
                <w:rFonts w:ascii="Arial" w:eastAsia="Arial" w:hAnsi="Arial" w:cs="Arial"/>
                <w:sz w:val="20"/>
              </w:rPr>
              <w:t xml:space="preserve">Doctors / NPs </w:t>
            </w:r>
          </w:p>
        </w:tc>
      </w:tr>
    </w:tbl>
    <w:p w14:paraId="7F45BC8D" w14:textId="77777777" w:rsidR="00713419" w:rsidRPr="00713419" w:rsidRDefault="00713419" w:rsidP="00713419">
      <w:pPr>
        <w:tabs>
          <w:tab w:val="center" w:pos="14210"/>
          <w:tab w:val="right" w:pos="15960"/>
        </w:tabs>
        <w:spacing w:after="3"/>
      </w:pPr>
      <w:r w:rsidRPr="00713419">
        <w:rPr>
          <w:rFonts w:ascii="Arial" w:eastAsia="Arial" w:hAnsi="Arial" w:cs="Arial"/>
          <w:color w:val="15284C"/>
          <w:sz w:val="18"/>
        </w:rPr>
        <w:t xml:space="preserve"> </w:t>
      </w:r>
    </w:p>
    <w:p w14:paraId="315F6782" w14:textId="77777777" w:rsidR="00713419" w:rsidRPr="00713419" w:rsidRDefault="00713419" w:rsidP="00713419">
      <w:pPr>
        <w:sectPr w:rsidR="00713419" w:rsidRPr="00713419" w:rsidSect="00713419">
          <w:footnotePr>
            <w:numRestart w:val="eachPage"/>
          </w:footnotePr>
          <w:pgSz w:w="16838" w:h="11906" w:orient="landscape"/>
          <w:pgMar w:top="1500" w:right="159" w:bottom="72" w:left="720" w:header="720" w:footer="720" w:gutter="0"/>
          <w:cols w:space="720"/>
        </w:sectPr>
      </w:pPr>
    </w:p>
    <w:tbl>
      <w:tblPr>
        <w:tblStyle w:val="TableGrid"/>
        <w:tblW w:w="15336" w:type="dxa"/>
        <w:tblInd w:w="-601" w:type="dxa"/>
        <w:tblCellMar>
          <w:top w:w="42" w:type="dxa"/>
          <w:left w:w="108" w:type="dxa"/>
          <w:right w:w="65" w:type="dxa"/>
        </w:tblCellMar>
        <w:tblLook w:val="04A0" w:firstRow="1" w:lastRow="0" w:firstColumn="1" w:lastColumn="0" w:noHBand="0" w:noVBand="1"/>
      </w:tblPr>
      <w:tblGrid>
        <w:gridCol w:w="2694"/>
        <w:gridCol w:w="8080"/>
        <w:gridCol w:w="3260"/>
        <w:gridCol w:w="1302"/>
      </w:tblGrid>
      <w:tr w:rsidR="00713419" w:rsidRPr="00713419" w14:paraId="5B326D6C" w14:textId="77777777" w:rsidTr="00987F00">
        <w:trPr>
          <w:trHeight w:val="1653"/>
        </w:trPr>
        <w:tc>
          <w:tcPr>
            <w:tcW w:w="2694" w:type="dxa"/>
            <w:tcBorders>
              <w:top w:val="single" w:sz="4" w:space="0" w:color="000000"/>
              <w:left w:val="single" w:sz="4" w:space="0" w:color="000000"/>
              <w:bottom w:val="single" w:sz="4" w:space="0" w:color="000000"/>
              <w:right w:val="single" w:sz="4" w:space="0" w:color="000000"/>
            </w:tcBorders>
          </w:tcPr>
          <w:p w14:paraId="3412AA7D" w14:textId="77777777" w:rsidR="00713419" w:rsidRPr="00713419" w:rsidRDefault="00713419" w:rsidP="00713419">
            <w:pPr>
              <w:spacing w:after="1" w:line="239" w:lineRule="auto"/>
            </w:pPr>
            <w:r w:rsidRPr="00713419">
              <w:rPr>
                <w:rFonts w:ascii="Arial" w:eastAsia="Arial" w:hAnsi="Arial" w:cs="Arial"/>
                <w:b/>
                <w:sz w:val="18"/>
              </w:rPr>
              <w:lastRenderedPageBreak/>
              <w:t xml:space="preserve">Alternative management or HealthPathway recommended. </w:t>
            </w:r>
          </w:p>
          <w:p w14:paraId="4B234318" w14:textId="77777777" w:rsidR="00713419" w:rsidRPr="00713419" w:rsidRDefault="00713419" w:rsidP="00713419">
            <w:pPr>
              <w:spacing w:after="0"/>
            </w:pPr>
            <w:r w:rsidRPr="00713419">
              <w:rPr>
                <w:rFonts w:ascii="Arial" w:eastAsia="Arial" w:hAnsi="Arial" w:cs="Arial"/>
                <w:sz w:val="18"/>
              </w:rPr>
              <w:t xml:space="preserve"> </w:t>
            </w:r>
          </w:p>
        </w:tc>
        <w:tc>
          <w:tcPr>
            <w:tcW w:w="8080" w:type="dxa"/>
            <w:tcBorders>
              <w:top w:val="single" w:sz="4" w:space="0" w:color="000000"/>
              <w:left w:val="single" w:sz="4" w:space="0" w:color="000000"/>
              <w:bottom w:val="single" w:sz="4" w:space="0" w:color="000000"/>
              <w:right w:val="single" w:sz="4" w:space="0" w:color="000000"/>
            </w:tcBorders>
          </w:tcPr>
          <w:p w14:paraId="22D1C6B6" w14:textId="77777777" w:rsidR="00713419" w:rsidRPr="00713419" w:rsidRDefault="00713419" w:rsidP="00713419">
            <w:pPr>
              <w:numPr>
                <w:ilvl w:val="0"/>
                <w:numId w:val="3"/>
              </w:numPr>
              <w:spacing w:after="24" w:line="282" w:lineRule="auto"/>
            </w:pPr>
            <w:r w:rsidRPr="00713419">
              <w:rPr>
                <w:rFonts w:ascii="Arial" w:eastAsia="Arial" w:hAnsi="Arial" w:cs="Arial"/>
                <w:color w:val="212121"/>
                <w:sz w:val="18"/>
              </w:rPr>
              <w:t xml:space="preserve">Patient has been investigated within the last 12 months for the same presentation - Seek advice or assessment from the relevant secondary care specialist.  </w:t>
            </w:r>
          </w:p>
          <w:p w14:paraId="64C10989" w14:textId="77777777" w:rsidR="00713419" w:rsidRPr="00713419" w:rsidRDefault="00713419" w:rsidP="00713419">
            <w:pPr>
              <w:numPr>
                <w:ilvl w:val="0"/>
                <w:numId w:val="3"/>
              </w:numPr>
              <w:spacing w:after="21" w:line="283" w:lineRule="auto"/>
            </w:pPr>
            <w:r w:rsidRPr="00713419">
              <w:rPr>
                <w:rFonts w:ascii="Arial" w:eastAsia="Arial" w:hAnsi="Arial" w:cs="Arial"/>
                <w:color w:val="212121"/>
                <w:sz w:val="18"/>
              </w:rPr>
              <w:t xml:space="preserve">Localising clinical features or results from preliminary investigations which suggest cancer in a specific system – follow relevant pathway.  </w:t>
            </w:r>
          </w:p>
        </w:tc>
        <w:tc>
          <w:tcPr>
            <w:tcW w:w="3260" w:type="dxa"/>
            <w:tcBorders>
              <w:top w:val="single" w:sz="4" w:space="0" w:color="000000"/>
              <w:left w:val="single" w:sz="4" w:space="0" w:color="000000"/>
              <w:bottom w:val="single" w:sz="4" w:space="0" w:color="000000"/>
              <w:right w:val="single" w:sz="4" w:space="0" w:color="000000"/>
            </w:tcBorders>
          </w:tcPr>
          <w:p w14:paraId="5C97A94E" w14:textId="77777777" w:rsidR="00713419" w:rsidRPr="00713419" w:rsidRDefault="00713419" w:rsidP="00713419">
            <w:pPr>
              <w:spacing w:after="0"/>
            </w:pPr>
            <w:r w:rsidRPr="00713419">
              <w:rPr>
                <w:rFonts w:ascii="Arial" w:eastAsia="Arial" w:hAnsi="Arial" w:cs="Arial"/>
                <w:sz w:val="18"/>
              </w:rPr>
              <w:t xml:space="preserve"> </w:t>
            </w:r>
          </w:p>
        </w:tc>
        <w:tc>
          <w:tcPr>
            <w:tcW w:w="1302" w:type="dxa"/>
            <w:vMerge w:val="restart"/>
            <w:tcBorders>
              <w:top w:val="nil"/>
              <w:left w:val="single" w:sz="4" w:space="0" w:color="000000"/>
              <w:bottom w:val="nil"/>
              <w:right w:val="single" w:sz="4" w:space="0" w:color="000000"/>
            </w:tcBorders>
          </w:tcPr>
          <w:p w14:paraId="4146FBB0" w14:textId="77777777" w:rsidR="00713419" w:rsidRPr="00713419" w:rsidRDefault="00713419" w:rsidP="00713419"/>
        </w:tc>
      </w:tr>
      <w:tr w:rsidR="00713419" w:rsidRPr="00713419" w14:paraId="4F678880" w14:textId="77777777" w:rsidTr="00987F00">
        <w:trPr>
          <w:trHeight w:val="1461"/>
        </w:trPr>
        <w:tc>
          <w:tcPr>
            <w:tcW w:w="2694" w:type="dxa"/>
            <w:tcBorders>
              <w:top w:val="single" w:sz="4" w:space="0" w:color="000000"/>
              <w:left w:val="single" w:sz="4" w:space="0" w:color="000000"/>
              <w:bottom w:val="single" w:sz="4" w:space="0" w:color="000000"/>
              <w:right w:val="single" w:sz="4" w:space="0" w:color="000000"/>
            </w:tcBorders>
          </w:tcPr>
          <w:p w14:paraId="389CA3F3" w14:textId="77777777" w:rsidR="00713419" w:rsidRPr="00713419" w:rsidRDefault="00713419" w:rsidP="00713419">
            <w:pPr>
              <w:spacing w:after="0" w:line="240" w:lineRule="auto"/>
            </w:pPr>
            <w:r w:rsidRPr="00713419">
              <w:rPr>
                <w:rFonts w:ascii="Arial" w:eastAsia="Arial" w:hAnsi="Arial" w:cs="Arial"/>
                <w:b/>
                <w:sz w:val="18"/>
              </w:rPr>
              <w:t xml:space="preserve">Community-referred radiology not routinely funded by Health New Zealand in these clinical scenarios.  </w:t>
            </w:r>
          </w:p>
          <w:p w14:paraId="6C4A6157" w14:textId="77777777" w:rsidR="00713419" w:rsidRPr="00713419" w:rsidRDefault="00713419" w:rsidP="00713419">
            <w:pPr>
              <w:spacing w:after="1" w:line="240" w:lineRule="auto"/>
            </w:pPr>
            <w:r w:rsidRPr="00713419">
              <w:rPr>
                <w:rFonts w:ascii="Arial" w:eastAsia="Arial" w:hAnsi="Arial" w:cs="Arial"/>
                <w:b/>
                <w:sz w:val="18"/>
              </w:rPr>
              <w:t xml:space="preserve">Imaging may still be appropriate, and the patient may wish to consider privately funding imaging.   </w:t>
            </w:r>
          </w:p>
          <w:p w14:paraId="7C852C0E" w14:textId="77777777" w:rsidR="00713419" w:rsidRPr="00713419" w:rsidRDefault="00713419" w:rsidP="00713419">
            <w:pPr>
              <w:spacing w:after="0"/>
            </w:pPr>
            <w:r w:rsidRPr="00713419">
              <w:rPr>
                <w:rFonts w:ascii="Arial" w:eastAsia="Arial" w:hAnsi="Arial" w:cs="Arial"/>
                <w:sz w:val="18"/>
              </w:rPr>
              <w:t xml:space="preserve"> </w:t>
            </w:r>
          </w:p>
        </w:tc>
        <w:tc>
          <w:tcPr>
            <w:tcW w:w="8080" w:type="dxa"/>
            <w:tcBorders>
              <w:top w:val="single" w:sz="4" w:space="0" w:color="000000"/>
              <w:left w:val="single" w:sz="4" w:space="0" w:color="000000"/>
              <w:bottom w:val="single" w:sz="4" w:space="0" w:color="000000"/>
              <w:right w:val="single" w:sz="4" w:space="0" w:color="000000"/>
            </w:tcBorders>
          </w:tcPr>
          <w:p w14:paraId="1BF81331" w14:textId="77777777" w:rsidR="00713419" w:rsidRPr="00713419" w:rsidRDefault="00713419" w:rsidP="00713419">
            <w:pPr>
              <w:numPr>
                <w:ilvl w:val="0"/>
                <w:numId w:val="3"/>
              </w:numPr>
              <w:spacing w:after="21" w:line="283" w:lineRule="auto"/>
              <w:rPr>
                <w:rFonts w:ascii="Arial" w:eastAsia="Arial" w:hAnsi="Arial" w:cs="Arial"/>
                <w:color w:val="212121"/>
                <w:sz w:val="18"/>
              </w:rPr>
            </w:pPr>
            <w:r w:rsidRPr="00713419">
              <w:rPr>
                <w:rFonts w:ascii="Arial" w:eastAsia="Arial" w:hAnsi="Arial" w:cs="Arial"/>
                <w:color w:val="212121"/>
                <w:sz w:val="18"/>
              </w:rPr>
              <w:t>Patients with any of the following: Advanced frailty, limited life expectancy, or where investigation is unlikely to change management.</w:t>
            </w:r>
          </w:p>
          <w:p w14:paraId="17050D41" w14:textId="77777777" w:rsidR="00713419" w:rsidRPr="00713419" w:rsidRDefault="00713419" w:rsidP="00713419">
            <w:pPr>
              <w:spacing w:after="0" w:line="282" w:lineRule="auto"/>
              <w:ind w:right="23"/>
            </w:pPr>
          </w:p>
          <w:p w14:paraId="37DA30E9" w14:textId="77777777" w:rsidR="00713419" w:rsidRPr="00713419" w:rsidRDefault="00713419" w:rsidP="00713419">
            <w:pPr>
              <w:spacing w:after="0"/>
            </w:pPr>
            <w:r w:rsidRPr="00713419">
              <w:rPr>
                <w:rFonts w:ascii="Arial" w:eastAsia="Arial" w:hAnsi="Arial" w:cs="Arial"/>
                <w:sz w:val="18"/>
              </w:rPr>
              <w:t xml:space="preserve"> </w:t>
            </w:r>
          </w:p>
        </w:tc>
        <w:tc>
          <w:tcPr>
            <w:tcW w:w="3260" w:type="dxa"/>
            <w:tcBorders>
              <w:top w:val="single" w:sz="4" w:space="0" w:color="000000"/>
              <w:left w:val="single" w:sz="4" w:space="0" w:color="000000"/>
              <w:bottom w:val="single" w:sz="4" w:space="0" w:color="000000"/>
              <w:right w:val="single" w:sz="4" w:space="0" w:color="000000"/>
            </w:tcBorders>
          </w:tcPr>
          <w:p w14:paraId="48931A42" w14:textId="77777777" w:rsidR="00713419" w:rsidRPr="00713419" w:rsidRDefault="00713419" w:rsidP="00713419">
            <w:pPr>
              <w:spacing w:after="0"/>
            </w:pPr>
            <w:r w:rsidRPr="00713419">
              <w:rPr>
                <w:rFonts w:ascii="Arial" w:eastAsia="Arial" w:hAnsi="Arial" w:cs="Arial"/>
                <w:sz w:val="18"/>
              </w:rPr>
              <w:t xml:space="preserve"> </w:t>
            </w:r>
          </w:p>
        </w:tc>
        <w:tc>
          <w:tcPr>
            <w:tcW w:w="1302" w:type="dxa"/>
            <w:vMerge/>
            <w:tcBorders>
              <w:top w:val="nil"/>
              <w:left w:val="single" w:sz="4" w:space="0" w:color="000000"/>
              <w:bottom w:val="single" w:sz="4" w:space="0" w:color="000000"/>
              <w:right w:val="single" w:sz="4" w:space="0" w:color="000000"/>
            </w:tcBorders>
          </w:tcPr>
          <w:p w14:paraId="4E6337FB" w14:textId="77777777" w:rsidR="00713419" w:rsidRPr="00713419" w:rsidRDefault="00713419" w:rsidP="00713419"/>
        </w:tc>
      </w:tr>
    </w:tbl>
    <w:p w14:paraId="69916544" w14:textId="77777777" w:rsidR="00987F00" w:rsidRPr="00F03F03" w:rsidRDefault="00987F00" w:rsidP="00987F00">
      <w:pPr>
        <w:numPr>
          <w:ilvl w:val="0"/>
          <w:numId w:val="6"/>
        </w:numPr>
        <w:spacing w:after="0" w:line="300" w:lineRule="atLeast"/>
        <w:rPr>
          <w:rFonts w:ascii="Segoe UI" w:eastAsia="Times New Roman" w:hAnsi="Segoe UI" w:cs="Segoe UI"/>
          <w:bCs/>
          <w:iCs/>
          <w:color w:val="auto"/>
          <w:sz w:val="20"/>
          <w:szCs w:val="20"/>
        </w:rPr>
      </w:pPr>
      <w:r w:rsidRPr="00F03F03">
        <w:rPr>
          <w:rFonts w:ascii="Segoe UI" w:eastAsia="Times New Roman" w:hAnsi="Segoe UI" w:cs="Segoe UI"/>
          <w:bCs/>
          <w:iCs/>
          <w:color w:val="auto"/>
          <w:sz w:val="20"/>
          <w:szCs w:val="20"/>
        </w:rPr>
        <w:t>Persistent abdominal symptoms – includes but not limited to upper abdominal pain, early satiety, nausea.</w:t>
      </w:r>
    </w:p>
    <w:p w14:paraId="09E6C343" w14:textId="77777777" w:rsidR="00987F00" w:rsidRPr="00F03F03" w:rsidRDefault="00987F00" w:rsidP="00987F00">
      <w:pPr>
        <w:numPr>
          <w:ilvl w:val="0"/>
          <w:numId w:val="6"/>
        </w:numPr>
        <w:spacing w:after="0" w:line="300" w:lineRule="atLeast"/>
        <w:rPr>
          <w:rFonts w:ascii="Segoe UI" w:eastAsia="Times New Roman" w:hAnsi="Segoe UI" w:cs="Segoe UI"/>
          <w:bCs/>
          <w:iCs/>
          <w:color w:val="auto"/>
          <w:sz w:val="20"/>
          <w:szCs w:val="20"/>
        </w:rPr>
      </w:pPr>
      <w:r w:rsidRPr="00F03F03">
        <w:rPr>
          <w:rFonts w:ascii="Segoe UI" w:eastAsia="Times New Roman" w:hAnsi="Segoe UI" w:cs="Segoe UI"/>
          <w:bCs/>
          <w:iCs/>
          <w:color w:val="auto"/>
          <w:sz w:val="20"/>
          <w:szCs w:val="20"/>
        </w:rPr>
        <w:t>Abnormal examination – includes but not limited to possible/definite mass, organomegaly, ascites.</w:t>
      </w:r>
    </w:p>
    <w:p w14:paraId="74DDA7D8" w14:textId="77777777" w:rsidR="00987F00" w:rsidRPr="00F03F03" w:rsidRDefault="00987F00" w:rsidP="00987F00">
      <w:pPr>
        <w:numPr>
          <w:ilvl w:val="0"/>
          <w:numId w:val="6"/>
        </w:numPr>
        <w:spacing w:after="0" w:line="300" w:lineRule="atLeast"/>
        <w:rPr>
          <w:rFonts w:ascii="Segoe UI" w:eastAsia="Times New Roman" w:hAnsi="Segoe UI" w:cs="Segoe UI"/>
          <w:iCs/>
          <w:color w:val="auto"/>
          <w:sz w:val="20"/>
          <w:szCs w:val="20"/>
        </w:rPr>
      </w:pPr>
      <w:r w:rsidRPr="00F03F03">
        <w:rPr>
          <w:rFonts w:ascii="Segoe UI" w:eastAsia="Times New Roman" w:hAnsi="Segoe UI" w:cs="Segoe UI"/>
          <w:bCs/>
          <w:iCs/>
          <w:color w:val="auto"/>
          <w:sz w:val="20"/>
          <w:szCs w:val="20"/>
        </w:rPr>
        <w:t xml:space="preserve">Persistently abnormal laboratory findings – includes raised inflammatory markers, unexplained anaemia, cholestatic LFTs, thrombocytosis, elevated LDH. </w:t>
      </w:r>
    </w:p>
    <w:p w14:paraId="51EC7B0E" w14:textId="77777777" w:rsidR="00713419" w:rsidRPr="00713419" w:rsidRDefault="00713419" w:rsidP="00713419"/>
    <w:p w14:paraId="2FFDE82C" w14:textId="77777777" w:rsidR="0037767B" w:rsidRDefault="0037767B"/>
    <w:p w14:paraId="42334822" w14:textId="77777777" w:rsidR="00713419" w:rsidRDefault="00713419"/>
    <w:sectPr w:rsidR="00713419" w:rsidSect="00EF52B5">
      <w:pgSz w:w="16838" w:h="11906" w:orient="landscape"/>
      <w:pgMar w:top="1800" w:right="1440" w:bottom="180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 w:author="Rhys Parry" w:date="2026-08-26T09:24:00Z" w:initials="RP">
    <w:p w14:paraId="4CD054BE" w14:textId="77777777" w:rsidR="001C6064" w:rsidRDefault="001C6064" w:rsidP="001C6064">
      <w:pPr>
        <w:pStyle w:val="CommentText"/>
      </w:pPr>
      <w:r>
        <w:rPr>
          <w:rStyle w:val="CommentReference"/>
        </w:rPr>
        <w:annotationRef/>
      </w:r>
      <w:r>
        <w:t xml:space="preserve">Addition given wording on US pelvis: “No palpable pelvic mass but </w:t>
      </w:r>
      <w:r>
        <w:rPr>
          <w:b/>
          <w:bCs/>
        </w:rPr>
        <w:t>new abdominal or pelvic symptoms</w:t>
      </w:r>
      <w:r>
        <w:t>*2 warranting consideration of ovarian cancer which are present on a persistent or frequent basis and the Ca-125 result is 35 units/mL or greater, irrespective of menopause status“</w:t>
      </w:r>
    </w:p>
  </w:comment>
  <w:comment w:id="24" w:author="Rhys Parry" w:date="2026-08-26T09:31:00Z" w:initials="RP">
    <w:p w14:paraId="15D2B46A" w14:textId="77777777" w:rsidR="005779DF" w:rsidRDefault="00FF5DF2" w:rsidP="005779DF">
      <w:pPr>
        <w:pStyle w:val="CommentText"/>
      </w:pPr>
      <w:r>
        <w:rPr>
          <w:rStyle w:val="CommentReference"/>
        </w:rPr>
        <w:annotationRef/>
      </w:r>
      <w:r w:rsidR="005779DF">
        <w:t>Suggest:</w:t>
      </w:r>
    </w:p>
    <w:p w14:paraId="4F6014A8" w14:textId="77777777" w:rsidR="005779DF" w:rsidRDefault="005779DF" w:rsidP="005779DF">
      <w:pPr>
        <w:pStyle w:val="CommentText"/>
      </w:pPr>
      <w:r>
        <w:t>“Patients aged 55 and older with persistent (greater than 6 weeks) abdominal symptoms</w:t>
      </w:r>
      <w:r>
        <w:rPr>
          <w:vertAlign w:val="superscript"/>
        </w:rPr>
        <w:t>1</w:t>
      </w:r>
      <w:r>
        <w:t xml:space="preserve"> +/- clinical findings</w:t>
      </w:r>
      <w:r>
        <w:rPr>
          <w:vertAlign w:val="superscript"/>
        </w:rPr>
        <w:t>2</w:t>
      </w:r>
      <w:r>
        <w:t xml:space="preserve"> and after initial investigations</w:t>
      </w:r>
      <w:r>
        <w:rPr>
          <w:vertAlign w:val="superscript"/>
        </w:rPr>
        <w:t>3</w:t>
      </w:r>
      <w:r>
        <w:t xml:space="preserve"> the clinician is concerned about underlying malignancy”</w:t>
      </w:r>
    </w:p>
    <w:p w14:paraId="34055C2E" w14:textId="77777777" w:rsidR="005779DF" w:rsidRDefault="005779DF" w:rsidP="005779DF">
      <w:pPr>
        <w:pStyle w:val="CommentText"/>
      </w:pPr>
    </w:p>
    <w:p w14:paraId="4CAE20CF" w14:textId="77777777" w:rsidR="005779DF" w:rsidRDefault="005779DF" w:rsidP="005779DF">
      <w:pPr>
        <w:pStyle w:val="CommentText"/>
      </w:pPr>
      <w:r>
        <w:t xml:space="preserve">I think “+/-” needs to replace “and” else will be hard to qualify/meet criteria if needing 6/52 of symptoms </w:t>
      </w:r>
      <w:r>
        <w:rPr>
          <w:b/>
          <w:bCs/>
        </w:rPr>
        <w:t>and</w:t>
      </w:r>
      <w:r>
        <w:t xml:space="preserve"> abnormal exam findings. </w:t>
      </w:r>
    </w:p>
    <w:p w14:paraId="4F2D85B5" w14:textId="77777777" w:rsidR="005779DF" w:rsidRDefault="005779DF" w:rsidP="005779DF">
      <w:pPr>
        <w:pStyle w:val="CommentText"/>
      </w:pPr>
    </w:p>
    <w:p w14:paraId="5BAA09AC" w14:textId="77777777" w:rsidR="005779DF" w:rsidRDefault="005779DF" w:rsidP="005779DF">
      <w:pPr>
        <w:pStyle w:val="CommentText"/>
      </w:pPr>
      <w:r>
        <w:t>Do we need abnormal lab findings to qualify or can you qualify on persistent symptoms alone?? If needing abnormal lab findings, do they need to be persistent? And if so, after how long??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CD054BE" w15:done="0"/>
  <w15:commentEx w15:paraId="5BAA09A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22A2C4C" w16cex:dateUtc="2026-08-25T21:24:00Z"/>
  <w16cex:commentExtensible w16cex:durableId="7DB915B9" w16cex:dateUtc="2026-08-25T21: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CD054BE" w16cid:durableId="122A2C4C"/>
  <w16cid:commentId w16cid:paraId="5BAA09AC" w16cid:durableId="7DB915B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07842"/>
    <w:multiLevelType w:val="hybridMultilevel"/>
    <w:tmpl w:val="249A6E08"/>
    <w:lvl w:ilvl="0" w:tplc="BD7005EE">
      <w:start w:val="1"/>
      <w:numFmt w:val="decimal"/>
      <w:lvlText w:val="%1."/>
      <w:lvlJc w:val="left"/>
      <w:pPr>
        <w:ind w:left="360" w:hanging="360"/>
      </w:pPr>
      <w:rPr>
        <w:rFonts w:ascii="Segoe UI" w:eastAsia="Times New Roman" w:hAnsi="Segoe UI" w:cs="Segoe UI"/>
        <w:sz w:val="16"/>
        <w:szCs w:val="16"/>
      </w:rPr>
    </w:lvl>
    <w:lvl w:ilvl="1" w:tplc="14090001">
      <w:start w:val="1"/>
      <w:numFmt w:val="bullet"/>
      <w:lvlText w:val=""/>
      <w:lvlJc w:val="left"/>
      <w:pPr>
        <w:ind w:left="1080" w:hanging="360"/>
      </w:pPr>
      <w:rPr>
        <w:rFonts w:ascii="Symbol" w:hAnsi="Symbol" w:hint="default"/>
      </w:rPr>
    </w:lvl>
    <w:lvl w:ilvl="2" w:tplc="1409001B" w:tentative="1">
      <w:start w:val="1"/>
      <w:numFmt w:val="lowerRoman"/>
      <w:lvlText w:val="%3."/>
      <w:lvlJc w:val="right"/>
      <w:pPr>
        <w:ind w:left="1800" w:hanging="180"/>
      </w:pPr>
    </w:lvl>
    <w:lvl w:ilvl="3" w:tplc="1409000F" w:tentative="1">
      <w:start w:val="1"/>
      <w:numFmt w:val="decimal"/>
      <w:lvlText w:val="%4."/>
      <w:lvlJc w:val="left"/>
      <w:pPr>
        <w:ind w:left="2520" w:hanging="360"/>
      </w:pPr>
    </w:lvl>
    <w:lvl w:ilvl="4" w:tplc="14090019" w:tentative="1">
      <w:start w:val="1"/>
      <w:numFmt w:val="lowerLetter"/>
      <w:lvlText w:val="%5."/>
      <w:lvlJc w:val="left"/>
      <w:pPr>
        <w:ind w:left="3240" w:hanging="360"/>
      </w:pPr>
    </w:lvl>
    <w:lvl w:ilvl="5" w:tplc="1409001B" w:tentative="1">
      <w:start w:val="1"/>
      <w:numFmt w:val="lowerRoman"/>
      <w:lvlText w:val="%6."/>
      <w:lvlJc w:val="right"/>
      <w:pPr>
        <w:ind w:left="3960" w:hanging="180"/>
      </w:pPr>
    </w:lvl>
    <w:lvl w:ilvl="6" w:tplc="1409000F" w:tentative="1">
      <w:start w:val="1"/>
      <w:numFmt w:val="decimal"/>
      <w:lvlText w:val="%7."/>
      <w:lvlJc w:val="left"/>
      <w:pPr>
        <w:ind w:left="4680" w:hanging="360"/>
      </w:pPr>
    </w:lvl>
    <w:lvl w:ilvl="7" w:tplc="14090019" w:tentative="1">
      <w:start w:val="1"/>
      <w:numFmt w:val="lowerLetter"/>
      <w:lvlText w:val="%8."/>
      <w:lvlJc w:val="left"/>
      <w:pPr>
        <w:ind w:left="5400" w:hanging="360"/>
      </w:pPr>
    </w:lvl>
    <w:lvl w:ilvl="8" w:tplc="1409001B" w:tentative="1">
      <w:start w:val="1"/>
      <w:numFmt w:val="lowerRoman"/>
      <w:lvlText w:val="%9."/>
      <w:lvlJc w:val="right"/>
      <w:pPr>
        <w:ind w:left="6120" w:hanging="180"/>
      </w:pPr>
    </w:lvl>
  </w:abstractNum>
  <w:abstractNum w:abstractNumId="1" w15:restartNumberingAfterBreak="0">
    <w:nsid w:val="11576B65"/>
    <w:multiLevelType w:val="hybridMultilevel"/>
    <w:tmpl w:val="BA001BCA"/>
    <w:lvl w:ilvl="0" w:tplc="6D363AB4">
      <w:start w:val="1"/>
      <w:numFmt w:val="bullet"/>
      <w:lvlText w:val=""/>
      <w:lvlJc w:val="left"/>
      <w:pPr>
        <w:ind w:left="720" w:hanging="360"/>
      </w:pPr>
      <w:rPr>
        <w:rFonts w:ascii="Symbol" w:hAnsi="Symbol" w:hint="default"/>
        <w:sz w:val="20"/>
        <w:szCs w:val="20"/>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27D60106"/>
    <w:multiLevelType w:val="hybridMultilevel"/>
    <w:tmpl w:val="D60E52BA"/>
    <w:lvl w:ilvl="0" w:tplc="31362D1A">
      <w:start w:val="1"/>
      <w:numFmt w:val="bullet"/>
      <w:lvlText w:val="o"/>
      <w:lvlJc w:val="left"/>
      <w:pPr>
        <w:ind w:left="1075"/>
      </w:pPr>
      <w:rPr>
        <w:rFonts w:ascii="Courier New" w:eastAsia="Courier New" w:hAnsi="Courier New" w:cs="Courier New"/>
        <w:b w:val="0"/>
        <w:i w:val="0"/>
        <w:strike w:val="0"/>
        <w:dstrike w:val="0"/>
        <w:color w:val="212121"/>
        <w:sz w:val="18"/>
        <w:szCs w:val="18"/>
        <w:u w:val="none" w:color="000000"/>
        <w:bdr w:val="none" w:sz="0" w:space="0" w:color="auto"/>
        <w:shd w:val="clear" w:color="auto" w:fill="auto"/>
        <w:vertAlign w:val="baseline"/>
      </w:rPr>
    </w:lvl>
    <w:lvl w:ilvl="1" w:tplc="AD0417D6">
      <w:start w:val="1"/>
      <w:numFmt w:val="bullet"/>
      <w:lvlText w:val="o"/>
      <w:lvlJc w:val="left"/>
      <w:pPr>
        <w:ind w:left="1905"/>
      </w:pPr>
      <w:rPr>
        <w:rFonts w:ascii="Courier New" w:eastAsia="Courier New" w:hAnsi="Courier New" w:cs="Courier New"/>
        <w:b w:val="0"/>
        <w:i w:val="0"/>
        <w:strike w:val="0"/>
        <w:dstrike w:val="0"/>
        <w:color w:val="212121"/>
        <w:sz w:val="18"/>
        <w:szCs w:val="18"/>
        <w:u w:val="none" w:color="000000"/>
        <w:bdr w:val="none" w:sz="0" w:space="0" w:color="auto"/>
        <w:shd w:val="clear" w:color="auto" w:fill="auto"/>
        <w:vertAlign w:val="baseline"/>
      </w:rPr>
    </w:lvl>
    <w:lvl w:ilvl="2" w:tplc="ABB0252A">
      <w:start w:val="1"/>
      <w:numFmt w:val="bullet"/>
      <w:lvlText w:val="▪"/>
      <w:lvlJc w:val="left"/>
      <w:pPr>
        <w:ind w:left="2625"/>
      </w:pPr>
      <w:rPr>
        <w:rFonts w:ascii="Courier New" w:eastAsia="Courier New" w:hAnsi="Courier New" w:cs="Courier New"/>
        <w:b w:val="0"/>
        <w:i w:val="0"/>
        <w:strike w:val="0"/>
        <w:dstrike w:val="0"/>
        <w:color w:val="212121"/>
        <w:sz w:val="18"/>
        <w:szCs w:val="18"/>
        <w:u w:val="none" w:color="000000"/>
        <w:bdr w:val="none" w:sz="0" w:space="0" w:color="auto"/>
        <w:shd w:val="clear" w:color="auto" w:fill="auto"/>
        <w:vertAlign w:val="baseline"/>
      </w:rPr>
    </w:lvl>
    <w:lvl w:ilvl="3" w:tplc="19C84CAC">
      <w:start w:val="1"/>
      <w:numFmt w:val="bullet"/>
      <w:lvlText w:val="•"/>
      <w:lvlJc w:val="left"/>
      <w:pPr>
        <w:ind w:left="3345"/>
      </w:pPr>
      <w:rPr>
        <w:rFonts w:ascii="Courier New" w:eastAsia="Courier New" w:hAnsi="Courier New" w:cs="Courier New"/>
        <w:b w:val="0"/>
        <w:i w:val="0"/>
        <w:strike w:val="0"/>
        <w:dstrike w:val="0"/>
        <w:color w:val="212121"/>
        <w:sz w:val="18"/>
        <w:szCs w:val="18"/>
        <w:u w:val="none" w:color="000000"/>
        <w:bdr w:val="none" w:sz="0" w:space="0" w:color="auto"/>
        <w:shd w:val="clear" w:color="auto" w:fill="auto"/>
        <w:vertAlign w:val="baseline"/>
      </w:rPr>
    </w:lvl>
    <w:lvl w:ilvl="4" w:tplc="E85C9A92">
      <w:start w:val="1"/>
      <w:numFmt w:val="bullet"/>
      <w:lvlText w:val="o"/>
      <w:lvlJc w:val="left"/>
      <w:pPr>
        <w:ind w:left="4065"/>
      </w:pPr>
      <w:rPr>
        <w:rFonts w:ascii="Courier New" w:eastAsia="Courier New" w:hAnsi="Courier New" w:cs="Courier New"/>
        <w:b w:val="0"/>
        <w:i w:val="0"/>
        <w:strike w:val="0"/>
        <w:dstrike w:val="0"/>
        <w:color w:val="212121"/>
        <w:sz w:val="18"/>
        <w:szCs w:val="18"/>
        <w:u w:val="none" w:color="000000"/>
        <w:bdr w:val="none" w:sz="0" w:space="0" w:color="auto"/>
        <w:shd w:val="clear" w:color="auto" w:fill="auto"/>
        <w:vertAlign w:val="baseline"/>
      </w:rPr>
    </w:lvl>
    <w:lvl w:ilvl="5" w:tplc="7132264A">
      <w:start w:val="1"/>
      <w:numFmt w:val="bullet"/>
      <w:lvlText w:val="▪"/>
      <w:lvlJc w:val="left"/>
      <w:pPr>
        <w:ind w:left="4785"/>
      </w:pPr>
      <w:rPr>
        <w:rFonts w:ascii="Courier New" w:eastAsia="Courier New" w:hAnsi="Courier New" w:cs="Courier New"/>
        <w:b w:val="0"/>
        <w:i w:val="0"/>
        <w:strike w:val="0"/>
        <w:dstrike w:val="0"/>
        <w:color w:val="212121"/>
        <w:sz w:val="18"/>
        <w:szCs w:val="18"/>
        <w:u w:val="none" w:color="000000"/>
        <w:bdr w:val="none" w:sz="0" w:space="0" w:color="auto"/>
        <w:shd w:val="clear" w:color="auto" w:fill="auto"/>
        <w:vertAlign w:val="baseline"/>
      </w:rPr>
    </w:lvl>
    <w:lvl w:ilvl="6" w:tplc="32AAF572">
      <w:start w:val="1"/>
      <w:numFmt w:val="bullet"/>
      <w:lvlText w:val="•"/>
      <w:lvlJc w:val="left"/>
      <w:pPr>
        <w:ind w:left="5505"/>
      </w:pPr>
      <w:rPr>
        <w:rFonts w:ascii="Courier New" w:eastAsia="Courier New" w:hAnsi="Courier New" w:cs="Courier New"/>
        <w:b w:val="0"/>
        <w:i w:val="0"/>
        <w:strike w:val="0"/>
        <w:dstrike w:val="0"/>
        <w:color w:val="212121"/>
        <w:sz w:val="18"/>
        <w:szCs w:val="18"/>
        <w:u w:val="none" w:color="000000"/>
        <w:bdr w:val="none" w:sz="0" w:space="0" w:color="auto"/>
        <w:shd w:val="clear" w:color="auto" w:fill="auto"/>
        <w:vertAlign w:val="baseline"/>
      </w:rPr>
    </w:lvl>
    <w:lvl w:ilvl="7" w:tplc="D2CC5D36">
      <w:start w:val="1"/>
      <w:numFmt w:val="bullet"/>
      <w:lvlText w:val="o"/>
      <w:lvlJc w:val="left"/>
      <w:pPr>
        <w:ind w:left="6225"/>
      </w:pPr>
      <w:rPr>
        <w:rFonts w:ascii="Courier New" w:eastAsia="Courier New" w:hAnsi="Courier New" w:cs="Courier New"/>
        <w:b w:val="0"/>
        <w:i w:val="0"/>
        <w:strike w:val="0"/>
        <w:dstrike w:val="0"/>
        <w:color w:val="212121"/>
        <w:sz w:val="18"/>
        <w:szCs w:val="18"/>
        <w:u w:val="none" w:color="000000"/>
        <w:bdr w:val="none" w:sz="0" w:space="0" w:color="auto"/>
        <w:shd w:val="clear" w:color="auto" w:fill="auto"/>
        <w:vertAlign w:val="baseline"/>
      </w:rPr>
    </w:lvl>
    <w:lvl w:ilvl="8" w:tplc="3E7ED0BC">
      <w:start w:val="1"/>
      <w:numFmt w:val="bullet"/>
      <w:lvlText w:val="▪"/>
      <w:lvlJc w:val="left"/>
      <w:pPr>
        <w:ind w:left="6945"/>
      </w:pPr>
      <w:rPr>
        <w:rFonts w:ascii="Courier New" w:eastAsia="Courier New" w:hAnsi="Courier New" w:cs="Courier New"/>
        <w:b w:val="0"/>
        <w:i w:val="0"/>
        <w:strike w:val="0"/>
        <w:dstrike w:val="0"/>
        <w:color w:val="212121"/>
        <w:sz w:val="18"/>
        <w:szCs w:val="18"/>
        <w:u w:val="none" w:color="000000"/>
        <w:bdr w:val="none" w:sz="0" w:space="0" w:color="auto"/>
        <w:shd w:val="clear" w:color="auto" w:fill="auto"/>
        <w:vertAlign w:val="baseline"/>
      </w:rPr>
    </w:lvl>
  </w:abstractNum>
  <w:abstractNum w:abstractNumId="3" w15:restartNumberingAfterBreak="0">
    <w:nsid w:val="2A8E3B95"/>
    <w:multiLevelType w:val="hybridMultilevel"/>
    <w:tmpl w:val="A48E6C52"/>
    <w:lvl w:ilvl="0" w:tplc="14090001">
      <w:start w:val="1"/>
      <w:numFmt w:val="bullet"/>
      <w:lvlText w:val=""/>
      <w:lvlJc w:val="left"/>
      <w:pPr>
        <w:ind w:left="720" w:hanging="360"/>
      </w:pPr>
      <w:rPr>
        <w:rFonts w:ascii="Symbol" w:hAnsi="Symbol" w:hint="default"/>
      </w:rPr>
    </w:lvl>
    <w:lvl w:ilvl="1" w:tplc="14090019">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4" w15:restartNumberingAfterBreak="0">
    <w:nsid w:val="2FCC72A3"/>
    <w:multiLevelType w:val="hybridMultilevel"/>
    <w:tmpl w:val="63508FC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5" w15:restartNumberingAfterBreak="0">
    <w:nsid w:val="440D6C95"/>
    <w:multiLevelType w:val="hybridMultilevel"/>
    <w:tmpl w:val="51942124"/>
    <w:lvl w:ilvl="0" w:tplc="14090001">
      <w:start w:val="1"/>
      <w:numFmt w:val="bullet"/>
      <w:lvlText w:val=""/>
      <w:lvlJc w:val="left"/>
      <w:pPr>
        <w:ind w:left="360" w:hanging="360"/>
      </w:pPr>
      <w:rPr>
        <w:rFonts w:ascii="Symbol" w:hAnsi="Symbol" w:hint="default"/>
      </w:rPr>
    </w:lvl>
    <w:lvl w:ilvl="1" w:tplc="14090003" w:tentative="1">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6" w15:restartNumberingAfterBreak="0">
    <w:nsid w:val="64487BBC"/>
    <w:multiLevelType w:val="hybridMultilevel"/>
    <w:tmpl w:val="5EF42F34"/>
    <w:lvl w:ilvl="0" w:tplc="2BDE690A">
      <w:start w:val="1"/>
      <w:numFmt w:val="bullet"/>
      <w:lvlText w:val="•"/>
      <w:lvlJc w:val="left"/>
      <w:pPr>
        <w:ind w:left="720"/>
      </w:pPr>
      <w:rPr>
        <w:rFonts w:ascii="Arial" w:eastAsia="Arial" w:hAnsi="Arial" w:cs="Arial"/>
        <w:b w:val="0"/>
        <w:i w:val="0"/>
        <w:strike w:val="0"/>
        <w:dstrike w:val="0"/>
        <w:color w:val="212121"/>
        <w:sz w:val="18"/>
        <w:szCs w:val="18"/>
        <w:u w:val="none" w:color="000000"/>
        <w:bdr w:val="none" w:sz="0" w:space="0" w:color="auto"/>
        <w:shd w:val="clear" w:color="auto" w:fill="auto"/>
        <w:vertAlign w:val="baseline"/>
      </w:rPr>
    </w:lvl>
    <w:lvl w:ilvl="1" w:tplc="1910F0E8">
      <w:start w:val="1"/>
      <w:numFmt w:val="bullet"/>
      <w:lvlText w:val="o"/>
      <w:lvlJc w:val="left"/>
      <w:pPr>
        <w:ind w:left="1548"/>
      </w:pPr>
      <w:rPr>
        <w:rFonts w:ascii="Segoe UI Symbol" w:eastAsia="Segoe UI Symbol" w:hAnsi="Segoe UI Symbol" w:cs="Segoe UI Symbol"/>
        <w:b w:val="0"/>
        <w:i w:val="0"/>
        <w:strike w:val="0"/>
        <w:dstrike w:val="0"/>
        <w:color w:val="212121"/>
        <w:sz w:val="18"/>
        <w:szCs w:val="18"/>
        <w:u w:val="none" w:color="000000"/>
        <w:bdr w:val="none" w:sz="0" w:space="0" w:color="auto"/>
        <w:shd w:val="clear" w:color="auto" w:fill="auto"/>
        <w:vertAlign w:val="baseline"/>
      </w:rPr>
    </w:lvl>
    <w:lvl w:ilvl="2" w:tplc="A1E081A0">
      <w:start w:val="1"/>
      <w:numFmt w:val="bullet"/>
      <w:lvlText w:val="▪"/>
      <w:lvlJc w:val="left"/>
      <w:pPr>
        <w:ind w:left="2268"/>
      </w:pPr>
      <w:rPr>
        <w:rFonts w:ascii="Segoe UI Symbol" w:eastAsia="Segoe UI Symbol" w:hAnsi="Segoe UI Symbol" w:cs="Segoe UI Symbol"/>
        <w:b w:val="0"/>
        <w:i w:val="0"/>
        <w:strike w:val="0"/>
        <w:dstrike w:val="0"/>
        <w:color w:val="212121"/>
        <w:sz w:val="18"/>
        <w:szCs w:val="18"/>
        <w:u w:val="none" w:color="000000"/>
        <w:bdr w:val="none" w:sz="0" w:space="0" w:color="auto"/>
        <w:shd w:val="clear" w:color="auto" w:fill="auto"/>
        <w:vertAlign w:val="baseline"/>
      </w:rPr>
    </w:lvl>
    <w:lvl w:ilvl="3" w:tplc="6E3A2EE8">
      <w:start w:val="1"/>
      <w:numFmt w:val="bullet"/>
      <w:lvlText w:val="•"/>
      <w:lvlJc w:val="left"/>
      <w:pPr>
        <w:ind w:left="2988"/>
      </w:pPr>
      <w:rPr>
        <w:rFonts w:ascii="Arial" w:eastAsia="Arial" w:hAnsi="Arial" w:cs="Arial"/>
        <w:b w:val="0"/>
        <w:i w:val="0"/>
        <w:strike w:val="0"/>
        <w:dstrike w:val="0"/>
        <w:color w:val="212121"/>
        <w:sz w:val="18"/>
        <w:szCs w:val="18"/>
        <w:u w:val="none" w:color="000000"/>
        <w:bdr w:val="none" w:sz="0" w:space="0" w:color="auto"/>
        <w:shd w:val="clear" w:color="auto" w:fill="auto"/>
        <w:vertAlign w:val="baseline"/>
      </w:rPr>
    </w:lvl>
    <w:lvl w:ilvl="4" w:tplc="D23CDCE4">
      <w:start w:val="1"/>
      <w:numFmt w:val="bullet"/>
      <w:lvlText w:val="o"/>
      <w:lvlJc w:val="left"/>
      <w:pPr>
        <w:ind w:left="3708"/>
      </w:pPr>
      <w:rPr>
        <w:rFonts w:ascii="Segoe UI Symbol" w:eastAsia="Segoe UI Symbol" w:hAnsi="Segoe UI Symbol" w:cs="Segoe UI Symbol"/>
        <w:b w:val="0"/>
        <w:i w:val="0"/>
        <w:strike w:val="0"/>
        <w:dstrike w:val="0"/>
        <w:color w:val="212121"/>
        <w:sz w:val="18"/>
        <w:szCs w:val="18"/>
        <w:u w:val="none" w:color="000000"/>
        <w:bdr w:val="none" w:sz="0" w:space="0" w:color="auto"/>
        <w:shd w:val="clear" w:color="auto" w:fill="auto"/>
        <w:vertAlign w:val="baseline"/>
      </w:rPr>
    </w:lvl>
    <w:lvl w:ilvl="5" w:tplc="A254E51C">
      <w:start w:val="1"/>
      <w:numFmt w:val="bullet"/>
      <w:lvlText w:val="▪"/>
      <w:lvlJc w:val="left"/>
      <w:pPr>
        <w:ind w:left="4428"/>
      </w:pPr>
      <w:rPr>
        <w:rFonts w:ascii="Segoe UI Symbol" w:eastAsia="Segoe UI Symbol" w:hAnsi="Segoe UI Symbol" w:cs="Segoe UI Symbol"/>
        <w:b w:val="0"/>
        <w:i w:val="0"/>
        <w:strike w:val="0"/>
        <w:dstrike w:val="0"/>
        <w:color w:val="212121"/>
        <w:sz w:val="18"/>
        <w:szCs w:val="18"/>
        <w:u w:val="none" w:color="000000"/>
        <w:bdr w:val="none" w:sz="0" w:space="0" w:color="auto"/>
        <w:shd w:val="clear" w:color="auto" w:fill="auto"/>
        <w:vertAlign w:val="baseline"/>
      </w:rPr>
    </w:lvl>
    <w:lvl w:ilvl="6" w:tplc="0AA4AB0C">
      <w:start w:val="1"/>
      <w:numFmt w:val="bullet"/>
      <w:lvlText w:val="•"/>
      <w:lvlJc w:val="left"/>
      <w:pPr>
        <w:ind w:left="5148"/>
      </w:pPr>
      <w:rPr>
        <w:rFonts w:ascii="Arial" w:eastAsia="Arial" w:hAnsi="Arial" w:cs="Arial"/>
        <w:b w:val="0"/>
        <w:i w:val="0"/>
        <w:strike w:val="0"/>
        <w:dstrike w:val="0"/>
        <w:color w:val="212121"/>
        <w:sz w:val="18"/>
        <w:szCs w:val="18"/>
        <w:u w:val="none" w:color="000000"/>
        <w:bdr w:val="none" w:sz="0" w:space="0" w:color="auto"/>
        <w:shd w:val="clear" w:color="auto" w:fill="auto"/>
        <w:vertAlign w:val="baseline"/>
      </w:rPr>
    </w:lvl>
    <w:lvl w:ilvl="7" w:tplc="661CC48E">
      <w:start w:val="1"/>
      <w:numFmt w:val="bullet"/>
      <w:lvlText w:val="o"/>
      <w:lvlJc w:val="left"/>
      <w:pPr>
        <w:ind w:left="5868"/>
      </w:pPr>
      <w:rPr>
        <w:rFonts w:ascii="Segoe UI Symbol" w:eastAsia="Segoe UI Symbol" w:hAnsi="Segoe UI Symbol" w:cs="Segoe UI Symbol"/>
        <w:b w:val="0"/>
        <w:i w:val="0"/>
        <w:strike w:val="0"/>
        <w:dstrike w:val="0"/>
        <w:color w:val="212121"/>
        <w:sz w:val="18"/>
        <w:szCs w:val="18"/>
        <w:u w:val="none" w:color="000000"/>
        <w:bdr w:val="none" w:sz="0" w:space="0" w:color="auto"/>
        <w:shd w:val="clear" w:color="auto" w:fill="auto"/>
        <w:vertAlign w:val="baseline"/>
      </w:rPr>
    </w:lvl>
    <w:lvl w:ilvl="8" w:tplc="30BAAE7A">
      <w:start w:val="1"/>
      <w:numFmt w:val="bullet"/>
      <w:lvlText w:val="▪"/>
      <w:lvlJc w:val="left"/>
      <w:pPr>
        <w:ind w:left="6588"/>
      </w:pPr>
      <w:rPr>
        <w:rFonts w:ascii="Segoe UI Symbol" w:eastAsia="Segoe UI Symbol" w:hAnsi="Segoe UI Symbol" w:cs="Segoe UI Symbol"/>
        <w:b w:val="0"/>
        <w:i w:val="0"/>
        <w:strike w:val="0"/>
        <w:dstrike w:val="0"/>
        <w:color w:val="212121"/>
        <w:sz w:val="18"/>
        <w:szCs w:val="18"/>
        <w:u w:val="none" w:color="000000"/>
        <w:bdr w:val="none" w:sz="0" w:space="0" w:color="auto"/>
        <w:shd w:val="clear" w:color="auto" w:fill="auto"/>
        <w:vertAlign w:val="baseline"/>
      </w:rPr>
    </w:lvl>
  </w:abstractNum>
  <w:num w:numId="1" w16cid:durableId="906306965">
    <w:abstractNumId w:val="2"/>
  </w:num>
  <w:num w:numId="2" w16cid:durableId="316112093">
    <w:abstractNumId w:val="4"/>
  </w:num>
  <w:num w:numId="3" w16cid:durableId="404300945">
    <w:abstractNumId w:val="6"/>
  </w:num>
  <w:num w:numId="4" w16cid:durableId="280770475">
    <w:abstractNumId w:val="1"/>
  </w:num>
  <w:num w:numId="5" w16cid:durableId="289868943">
    <w:abstractNumId w:val="3"/>
  </w:num>
  <w:num w:numId="6" w16cid:durableId="954755334">
    <w:abstractNumId w:val="0"/>
  </w:num>
  <w:num w:numId="7" w16cid:durableId="125489509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ex Viner">
    <w15:presenceInfo w15:providerId="AD" w15:userId="S::Alex.Viner@TeWhatuOra.govt.nz::e047bea0-aef9-49b1-81fd-dee6faed40d0"/>
  </w15:person>
  <w15:person w15:author="Rhys Parry">
    <w15:presenceInfo w15:providerId="AD" w15:userId="S::rhys.parry@TeWhatuOra.govt.nz::b872ce3d-20f4-4f55-b9eb-196d5de3875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noPunctuationKerning/>
  <w:characterSpacingControl w:val="doNotCompress"/>
  <w:footnotePr>
    <w:numRestart w:val="eachPage"/>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52B5"/>
    <w:rsid w:val="000042AC"/>
    <w:rsid w:val="00007847"/>
    <w:rsid w:val="00011735"/>
    <w:rsid w:val="000127ED"/>
    <w:rsid w:val="00013169"/>
    <w:rsid w:val="00014B2C"/>
    <w:rsid w:val="0002115F"/>
    <w:rsid w:val="000223D5"/>
    <w:rsid w:val="00023DCD"/>
    <w:rsid w:val="00025E89"/>
    <w:rsid w:val="00027561"/>
    <w:rsid w:val="00037A22"/>
    <w:rsid w:val="00042771"/>
    <w:rsid w:val="00043904"/>
    <w:rsid w:val="000456B8"/>
    <w:rsid w:val="00047585"/>
    <w:rsid w:val="000478DE"/>
    <w:rsid w:val="000516CA"/>
    <w:rsid w:val="00051894"/>
    <w:rsid w:val="000531AE"/>
    <w:rsid w:val="00054E3D"/>
    <w:rsid w:val="00060BD4"/>
    <w:rsid w:val="00064A8A"/>
    <w:rsid w:val="00067B38"/>
    <w:rsid w:val="00070E31"/>
    <w:rsid w:val="000728BF"/>
    <w:rsid w:val="00072B26"/>
    <w:rsid w:val="00074307"/>
    <w:rsid w:val="00075B31"/>
    <w:rsid w:val="00076959"/>
    <w:rsid w:val="00077BD6"/>
    <w:rsid w:val="0008431A"/>
    <w:rsid w:val="00087BB4"/>
    <w:rsid w:val="00091621"/>
    <w:rsid w:val="00094976"/>
    <w:rsid w:val="000A0413"/>
    <w:rsid w:val="000A2B3D"/>
    <w:rsid w:val="000A53B4"/>
    <w:rsid w:val="000C24AF"/>
    <w:rsid w:val="000C4520"/>
    <w:rsid w:val="000C53E6"/>
    <w:rsid w:val="000D1C68"/>
    <w:rsid w:val="000D52DA"/>
    <w:rsid w:val="000D55DB"/>
    <w:rsid w:val="000D59BD"/>
    <w:rsid w:val="000D5C97"/>
    <w:rsid w:val="000D697E"/>
    <w:rsid w:val="000E15DD"/>
    <w:rsid w:val="000E259E"/>
    <w:rsid w:val="000E317E"/>
    <w:rsid w:val="000E5C65"/>
    <w:rsid w:val="000E6C90"/>
    <w:rsid w:val="000F0DBB"/>
    <w:rsid w:val="000F4A5F"/>
    <w:rsid w:val="0010080D"/>
    <w:rsid w:val="00100CA2"/>
    <w:rsid w:val="001068FB"/>
    <w:rsid w:val="00114528"/>
    <w:rsid w:val="0011489D"/>
    <w:rsid w:val="0011526E"/>
    <w:rsid w:val="00117EA8"/>
    <w:rsid w:val="001227FD"/>
    <w:rsid w:val="0012537B"/>
    <w:rsid w:val="00127096"/>
    <w:rsid w:val="001373CE"/>
    <w:rsid w:val="00137446"/>
    <w:rsid w:val="00146A2D"/>
    <w:rsid w:val="00147520"/>
    <w:rsid w:val="0015050F"/>
    <w:rsid w:val="0015106B"/>
    <w:rsid w:val="001524ED"/>
    <w:rsid w:val="00153620"/>
    <w:rsid w:val="001541C3"/>
    <w:rsid w:val="00156769"/>
    <w:rsid w:val="0016059F"/>
    <w:rsid w:val="001623B4"/>
    <w:rsid w:val="00163051"/>
    <w:rsid w:val="0016412E"/>
    <w:rsid w:val="0016624A"/>
    <w:rsid w:val="00175C2F"/>
    <w:rsid w:val="00177810"/>
    <w:rsid w:val="001817A1"/>
    <w:rsid w:val="00183753"/>
    <w:rsid w:val="00184D6D"/>
    <w:rsid w:val="00190193"/>
    <w:rsid w:val="001940A2"/>
    <w:rsid w:val="0019694A"/>
    <w:rsid w:val="001B0DD1"/>
    <w:rsid w:val="001B56D5"/>
    <w:rsid w:val="001C0307"/>
    <w:rsid w:val="001C14CD"/>
    <w:rsid w:val="001C1527"/>
    <w:rsid w:val="001C33CB"/>
    <w:rsid w:val="001C3948"/>
    <w:rsid w:val="001C443D"/>
    <w:rsid w:val="001C6064"/>
    <w:rsid w:val="001C6C0F"/>
    <w:rsid w:val="001D3C1C"/>
    <w:rsid w:val="001E352C"/>
    <w:rsid w:val="001F060B"/>
    <w:rsid w:val="001F1DD8"/>
    <w:rsid w:val="001F3124"/>
    <w:rsid w:val="00211766"/>
    <w:rsid w:val="002167A1"/>
    <w:rsid w:val="00220D28"/>
    <w:rsid w:val="00224100"/>
    <w:rsid w:val="00227686"/>
    <w:rsid w:val="00233A74"/>
    <w:rsid w:val="002371FC"/>
    <w:rsid w:val="00237604"/>
    <w:rsid w:val="0024217B"/>
    <w:rsid w:val="00243BD8"/>
    <w:rsid w:val="0025202D"/>
    <w:rsid w:val="00253E54"/>
    <w:rsid w:val="00254664"/>
    <w:rsid w:val="00254A74"/>
    <w:rsid w:val="00256815"/>
    <w:rsid w:val="00264AB1"/>
    <w:rsid w:val="002654B2"/>
    <w:rsid w:val="0026639E"/>
    <w:rsid w:val="00271B06"/>
    <w:rsid w:val="00272756"/>
    <w:rsid w:val="002822F5"/>
    <w:rsid w:val="00285333"/>
    <w:rsid w:val="00286917"/>
    <w:rsid w:val="002928BB"/>
    <w:rsid w:val="00292B80"/>
    <w:rsid w:val="00292CD3"/>
    <w:rsid w:val="00296EA4"/>
    <w:rsid w:val="002A205F"/>
    <w:rsid w:val="002A48D2"/>
    <w:rsid w:val="002A763A"/>
    <w:rsid w:val="002B07AD"/>
    <w:rsid w:val="002B1117"/>
    <w:rsid w:val="002B26F8"/>
    <w:rsid w:val="002B385D"/>
    <w:rsid w:val="002B676C"/>
    <w:rsid w:val="002B6E61"/>
    <w:rsid w:val="002C2E0A"/>
    <w:rsid w:val="002C7319"/>
    <w:rsid w:val="002C7607"/>
    <w:rsid w:val="002D1916"/>
    <w:rsid w:val="002D66F9"/>
    <w:rsid w:val="002E3074"/>
    <w:rsid w:val="002E3EB3"/>
    <w:rsid w:val="002E760A"/>
    <w:rsid w:val="002F7B8B"/>
    <w:rsid w:val="0030493A"/>
    <w:rsid w:val="00307C8D"/>
    <w:rsid w:val="00312CB3"/>
    <w:rsid w:val="00315754"/>
    <w:rsid w:val="0031601C"/>
    <w:rsid w:val="00321FEC"/>
    <w:rsid w:val="00322B23"/>
    <w:rsid w:val="003353F4"/>
    <w:rsid w:val="00335CA9"/>
    <w:rsid w:val="00335F3D"/>
    <w:rsid w:val="00340283"/>
    <w:rsid w:val="003407AB"/>
    <w:rsid w:val="00350B38"/>
    <w:rsid w:val="0035130B"/>
    <w:rsid w:val="00353A59"/>
    <w:rsid w:val="00354951"/>
    <w:rsid w:val="00360906"/>
    <w:rsid w:val="00363666"/>
    <w:rsid w:val="00371196"/>
    <w:rsid w:val="0037294F"/>
    <w:rsid w:val="00377373"/>
    <w:rsid w:val="0037767B"/>
    <w:rsid w:val="00380BEE"/>
    <w:rsid w:val="003855C5"/>
    <w:rsid w:val="00390DC4"/>
    <w:rsid w:val="00392859"/>
    <w:rsid w:val="00392F47"/>
    <w:rsid w:val="00396FB9"/>
    <w:rsid w:val="003A3E8E"/>
    <w:rsid w:val="003A4980"/>
    <w:rsid w:val="003A6AEC"/>
    <w:rsid w:val="003A7DE2"/>
    <w:rsid w:val="003B29D1"/>
    <w:rsid w:val="003B2FEA"/>
    <w:rsid w:val="003B4B00"/>
    <w:rsid w:val="003B6949"/>
    <w:rsid w:val="003C3443"/>
    <w:rsid w:val="003C5814"/>
    <w:rsid w:val="003C5B29"/>
    <w:rsid w:val="003C68AA"/>
    <w:rsid w:val="003D0DD9"/>
    <w:rsid w:val="003D304F"/>
    <w:rsid w:val="003D6500"/>
    <w:rsid w:val="003E0045"/>
    <w:rsid w:val="003E0774"/>
    <w:rsid w:val="003E2CA6"/>
    <w:rsid w:val="003F5496"/>
    <w:rsid w:val="003F740B"/>
    <w:rsid w:val="004006A3"/>
    <w:rsid w:val="004024FB"/>
    <w:rsid w:val="00404E77"/>
    <w:rsid w:val="004158EC"/>
    <w:rsid w:val="00415923"/>
    <w:rsid w:val="004222CB"/>
    <w:rsid w:val="004229CF"/>
    <w:rsid w:val="00422AF1"/>
    <w:rsid w:val="00426658"/>
    <w:rsid w:val="004272BB"/>
    <w:rsid w:val="004273A3"/>
    <w:rsid w:val="00432483"/>
    <w:rsid w:val="00451C9F"/>
    <w:rsid w:val="00451CBB"/>
    <w:rsid w:val="00454EA7"/>
    <w:rsid w:val="00455589"/>
    <w:rsid w:val="00455767"/>
    <w:rsid w:val="00457C5C"/>
    <w:rsid w:val="00465255"/>
    <w:rsid w:val="004670F7"/>
    <w:rsid w:val="00471FC0"/>
    <w:rsid w:val="00472BFE"/>
    <w:rsid w:val="00475C9C"/>
    <w:rsid w:val="00477ABB"/>
    <w:rsid w:val="00481B31"/>
    <w:rsid w:val="00483F56"/>
    <w:rsid w:val="0048453E"/>
    <w:rsid w:val="00492A09"/>
    <w:rsid w:val="00496284"/>
    <w:rsid w:val="004966DE"/>
    <w:rsid w:val="004A7172"/>
    <w:rsid w:val="004A7CD6"/>
    <w:rsid w:val="004A7FEF"/>
    <w:rsid w:val="004B0126"/>
    <w:rsid w:val="004B1BD8"/>
    <w:rsid w:val="004B4833"/>
    <w:rsid w:val="004B4F71"/>
    <w:rsid w:val="004B5A37"/>
    <w:rsid w:val="004B7C75"/>
    <w:rsid w:val="004B7D92"/>
    <w:rsid w:val="004C0A07"/>
    <w:rsid w:val="004C2270"/>
    <w:rsid w:val="004C4992"/>
    <w:rsid w:val="004C52A3"/>
    <w:rsid w:val="004C57A7"/>
    <w:rsid w:val="004C6E48"/>
    <w:rsid w:val="004D2E72"/>
    <w:rsid w:val="004D3535"/>
    <w:rsid w:val="004D6F05"/>
    <w:rsid w:val="004F6487"/>
    <w:rsid w:val="004F6664"/>
    <w:rsid w:val="004F7078"/>
    <w:rsid w:val="005021CB"/>
    <w:rsid w:val="0050298C"/>
    <w:rsid w:val="0050609A"/>
    <w:rsid w:val="00510DF8"/>
    <w:rsid w:val="00511791"/>
    <w:rsid w:val="00515ED4"/>
    <w:rsid w:val="0051649D"/>
    <w:rsid w:val="005310DE"/>
    <w:rsid w:val="00531B0B"/>
    <w:rsid w:val="00536640"/>
    <w:rsid w:val="0054472C"/>
    <w:rsid w:val="00550C65"/>
    <w:rsid w:val="00557CBA"/>
    <w:rsid w:val="0056426D"/>
    <w:rsid w:val="00566415"/>
    <w:rsid w:val="00570771"/>
    <w:rsid w:val="005736AD"/>
    <w:rsid w:val="00575DA3"/>
    <w:rsid w:val="005779DF"/>
    <w:rsid w:val="00582418"/>
    <w:rsid w:val="005857D8"/>
    <w:rsid w:val="005919E8"/>
    <w:rsid w:val="005922AF"/>
    <w:rsid w:val="005925AE"/>
    <w:rsid w:val="005944D4"/>
    <w:rsid w:val="00595449"/>
    <w:rsid w:val="005A11F6"/>
    <w:rsid w:val="005A1A7F"/>
    <w:rsid w:val="005A61B2"/>
    <w:rsid w:val="005B44E1"/>
    <w:rsid w:val="005C06D1"/>
    <w:rsid w:val="005D040A"/>
    <w:rsid w:val="005D3C6A"/>
    <w:rsid w:val="005D72B2"/>
    <w:rsid w:val="005E309D"/>
    <w:rsid w:val="005E51AB"/>
    <w:rsid w:val="005E77D3"/>
    <w:rsid w:val="005E79A4"/>
    <w:rsid w:val="005F287F"/>
    <w:rsid w:val="005F34D4"/>
    <w:rsid w:val="005F422C"/>
    <w:rsid w:val="005F7E92"/>
    <w:rsid w:val="00600555"/>
    <w:rsid w:val="006008DA"/>
    <w:rsid w:val="00601065"/>
    <w:rsid w:val="00604117"/>
    <w:rsid w:val="00613B4A"/>
    <w:rsid w:val="0061562D"/>
    <w:rsid w:val="00622A31"/>
    <w:rsid w:val="00626B96"/>
    <w:rsid w:val="00630B01"/>
    <w:rsid w:val="00634F93"/>
    <w:rsid w:val="00636C23"/>
    <w:rsid w:val="006375AF"/>
    <w:rsid w:val="00637837"/>
    <w:rsid w:val="006451F4"/>
    <w:rsid w:val="006453AD"/>
    <w:rsid w:val="0064646F"/>
    <w:rsid w:val="0064714A"/>
    <w:rsid w:val="0065569A"/>
    <w:rsid w:val="00656F60"/>
    <w:rsid w:val="006626C1"/>
    <w:rsid w:val="00673A01"/>
    <w:rsid w:val="00674ACB"/>
    <w:rsid w:val="00684BC7"/>
    <w:rsid w:val="0068576F"/>
    <w:rsid w:val="00687C15"/>
    <w:rsid w:val="00687F63"/>
    <w:rsid w:val="00691A0F"/>
    <w:rsid w:val="00693DB0"/>
    <w:rsid w:val="00694E09"/>
    <w:rsid w:val="0069563D"/>
    <w:rsid w:val="006A2814"/>
    <w:rsid w:val="006A2EC1"/>
    <w:rsid w:val="006A3C23"/>
    <w:rsid w:val="006A4881"/>
    <w:rsid w:val="006A5105"/>
    <w:rsid w:val="006A5DF5"/>
    <w:rsid w:val="006A704A"/>
    <w:rsid w:val="006A7922"/>
    <w:rsid w:val="006B0176"/>
    <w:rsid w:val="006B33A6"/>
    <w:rsid w:val="006B3971"/>
    <w:rsid w:val="006B616C"/>
    <w:rsid w:val="006D3820"/>
    <w:rsid w:val="006D3D81"/>
    <w:rsid w:val="006D4641"/>
    <w:rsid w:val="006E00E0"/>
    <w:rsid w:val="006E1B3A"/>
    <w:rsid w:val="006E68A3"/>
    <w:rsid w:val="006E7D03"/>
    <w:rsid w:val="006F16CB"/>
    <w:rsid w:val="006F2DCE"/>
    <w:rsid w:val="006F3B55"/>
    <w:rsid w:val="00701FAF"/>
    <w:rsid w:val="00705615"/>
    <w:rsid w:val="00705986"/>
    <w:rsid w:val="00712C4B"/>
    <w:rsid w:val="00713419"/>
    <w:rsid w:val="007140BB"/>
    <w:rsid w:val="0071456B"/>
    <w:rsid w:val="00716256"/>
    <w:rsid w:val="007174AF"/>
    <w:rsid w:val="0072092B"/>
    <w:rsid w:val="00721D0F"/>
    <w:rsid w:val="00721DC5"/>
    <w:rsid w:val="007221FE"/>
    <w:rsid w:val="00724F45"/>
    <w:rsid w:val="007336A3"/>
    <w:rsid w:val="00741E62"/>
    <w:rsid w:val="00747FAE"/>
    <w:rsid w:val="0075227D"/>
    <w:rsid w:val="00752AE2"/>
    <w:rsid w:val="0075702E"/>
    <w:rsid w:val="00762206"/>
    <w:rsid w:val="007639EE"/>
    <w:rsid w:val="00764E04"/>
    <w:rsid w:val="00772929"/>
    <w:rsid w:val="007768F7"/>
    <w:rsid w:val="007773DB"/>
    <w:rsid w:val="007819F2"/>
    <w:rsid w:val="00783C62"/>
    <w:rsid w:val="007902D3"/>
    <w:rsid w:val="007926F7"/>
    <w:rsid w:val="007A0C74"/>
    <w:rsid w:val="007A1746"/>
    <w:rsid w:val="007A33E5"/>
    <w:rsid w:val="007A6E1C"/>
    <w:rsid w:val="007B219E"/>
    <w:rsid w:val="007B5E99"/>
    <w:rsid w:val="007B7680"/>
    <w:rsid w:val="007C1E35"/>
    <w:rsid w:val="007D7F6F"/>
    <w:rsid w:val="007E3558"/>
    <w:rsid w:val="007E4FBD"/>
    <w:rsid w:val="007F70FB"/>
    <w:rsid w:val="007F7AC2"/>
    <w:rsid w:val="0081118D"/>
    <w:rsid w:val="00811C2E"/>
    <w:rsid w:val="0081202E"/>
    <w:rsid w:val="008142FD"/>
    <w:rsid w:val="008161BB"/>
    <w:rsid w:val="0081795D"/>
    <w:rsid w:val="00821389"/>
    <w:rsid w:val="008242C6"/>
    <w:rsid w:val="00827185"/>
    <w:rsid w:val="00833177"/>
    <w:rsid w:val="008358DB"/>
    <w:rsid w:val="00846DAB"/>
    <w:rsid w:val="00847B3F"/>
    <w:rsid w:val="00847DA1"/>
    <w:rsid w:val="00852BD9"/>
    <w:rsid w:val="00857812"/>
    <w:rsid w:val="00860BC3"/>
    <w:rsid w:val="00871E8D"/>
    <w:rsid w:val="008732C3"/>
    <w:rsid w:val="00874A3E"/>
    <w:rsid w:val="0087587D"/>
    <w:rsid w:val="00881FC2"/>
    <w:rsid w:val="00884F99"/>
    <w:rsid w:val="00886712"/>
    <w:rsid w:val="00891B9F"/>
    <w:rsid w:val="00894D59"/>
    <w:rsid w:val="008A30D8"/>
    <w:rsid w:val="008A3B6E"/>
    <w:rsid w:val="008A4F73"/>
    <w:rsid w:val="008A5952"/>
    <w:rsid w:val="008B5B88"/>
    <w:rsid w:val="008C0370"/>
    <w:rsid w:val="008C1F5D"/>
    <w:rsid w:val="008D4827"/>
    <w:rsid w:val="008E15B6"/>
    <w:rsid w:val="008E2EFE"/>
    <w:rsid w:val="008E536B"/>
    <w:rsid w:val="008F3221"/>
    <w:rsid w:val="008F33B0"/>
    <w:rsid w:val="0090345F"/>
    <w:rsid w:val="00906C76"/>
    <w:rsid w:val="00910648"/>
    <w:rsid w:val="00914884"/>
    <w:rsid w:val="009149B6"/>
    <w:rsid w:val="0091561B"/>
    <w:rsid w:val="00915D86"/>
    <w:rsid w:val="00917914"/>
    <w:rsid w:val="00924957"/>
    <w:rsid w:val="00927CB4"/>
    <w:rsid w:val="00931010"/>
    <w:rsid w:val="009322BE"/>
    <w:rsid w:val="00942444"/>
    <w:rsid w:val="0094573A"/>
    <w:rsid w:val="0096179B"/>
    <w:rsid w:val="0097238B"/>
    <w:rsid w:val="00982AA4"/>
    <w:rsid w:val="00984F6B"/>
    <w:rsid w:val="0098608F"/>
    <w:rsid w:val="00987F00"/>
    <w:rsid w:val="00990823"/>
    <w:rsid w:val="00991AAF"/>
    <w:rsid w:val="00992A96"/>
    <w:rsid w:val="00995DD7"/>
    <w:rsid w:val="009A0252"/>
    <w:rsid w:val="009A06E6"/>
    <w:rsid w:val="009A2C53"/>
    <w:rsid w:val="009A3BE0"/>
    <w:rsid w:val="009B1547"/>
    <w:rsid w:val="009B50F8"/>
    <w:rsid w:val="009B76A0"/>
    <w:rsid w:val="009C288F"/>
    <w:rsid w:val="009C4D49"/>
    <w:rsid w:val="009D1868"/>
    <w:rsid w:val="009D714E"/>
    <w:rsid w:val="009D76C9"/>
    <w:rsid w:val="009E0634"/>
    <w:rsid w:val="009E399B"/>
    <w:rsid w:val="009E4620"/>
    <w:rsid w:val="009E709D"/>
    <w:rsid w:val="009E78EF"/>
    <w:rsid w:val="009F0FD1"/>
    <w:rsid w:val="009F34A8"/>
    <w:rsid w:val="009F4A62"/>
    <w:rsid w:val="00A0077F"/>
    <w:rsid w:val="00A014E6"/>
    <w:rsid w:val="00A05A05"/>
    <w:rsid w:val="00A1316F"/>
    <w:rsid w:val="00A17A7D"/>
    <w:rsid w:val="00A2245B"/>
    <w:rsid w:val="00A228EF"/>
    <w:rsid w:val="00A22B27"/>
    <w:rsid w:val="00A23D86"/>
    <w:rsid w:val="00A24498"/>
    <w:rsid w:val="00A35332"/>
    <w:rsid w:val="00A4195A"/>
    <w:rsid w:val="00A421B9"/>
    <w:rsid w:val="00A509E7"/>
    <w:rsid w:val="00A523F5"/>
    <w:rsid w:val="00A53F3F"/>
    <w:rsid w:val="00A56A35"/>
    <w:rsid w:val="00A62007"/>
    <w:rsid w:val="00A6376A"/>
    <w:rsid w:val="00A727DF"/>
    <w:rsid w:val="00A72B80"/>
    <w:rsid w:val="00A7360E"/>
    <w:rsid w:val="00A73C36"/>
    <w:rsid w:val="00A80FD5"/>
    <w:rsid w:val="00A86527"/>
    <w:rsid w:val="00A923A7"/>
    <w:rsid w:val="00A95AE9"/>
    <w:rsid w:val="00A972BC"/>
    <w:rsid w:val="00AA0693"/>
    <w:rsid w:val="00AA1075"/>
    <w:rsid w:val="00AA1119"/>
    <w:rsid w:val="00AA4439"/>
    <w:rsid w:val="00AA5FAC"/>
    <w:rsid w:val="00AA5FC1"/>
    <w:rsid w:val="00AA6EC1"/>
    <w:rsid w:val="00AB01E3"/>
    <w:rsid w:val="00AB0A16"/>
    <w:rsid w:val="00AB1191"/>
    <w:rsid w:val="00AB121F"/>
    <w:rsid w:val="00AB347C"/>
    <w:rsid w:val="00AB3DAF"/>
    <w:rsid w:val="00AC301C"/>
    <w:rsid w:val="00AD224B"/>
    <w:rsid w:val="00AD548A"/>
    <w:rsid w:val="00AE384A"/>
    <w:rsid w:val="00AE4776"/>
    <w:rsid w:val="00AE56D5"/>
    <w:rsid w:val="00AE5999"/>
    <w:rsid w:val="00AF143E"/>
    <w:rsid w:val="00AF42F8"/>
    <w:rsid w:val="00AF585F"/>
    <w:rsid w:val="00AF6A3A"/>
    <w:rsid w:val="00AF7DD7"/>
    <w:rsid w:val="00B0008F"/>
    <w:rsid w:val="00B11A13"/>
    <w:rsid w:val="00B1481B"/>
    <w:rsid w:val="00B249D7"/>
    <w:rsid w:val="00B26432"/>
    <w:rsid w:val="00B3006A"/>
    <w:rsid w:val="00B30553"/>
    <w:rsid w:val="00B31949"/>
    <w:rsid w:val="00B31E81"/>
    <w:rsid w:val="00B33890"/>
    <w:rsid w:val="00B35A94"/>
    <w:rsid w:val="00B40FDB"/>
    <w:rsid w:val="00B420A0"/>
    <w:rsid w:val="00B429F9"/>
    <w:rsid w:val="00B475BD"/>
    <w:rsid w:val="00B47744"/>
    <w:rsid w:val="00B55F88"/>
    <w:rsid w:val="00B61E71"/>
    <w:rsid w:val="00B7172F"/>
    <w:rsid w:val="00B71EBE"/>
    <w:rsid w:val="00B72521"/>
    <w:rsid w:val="00B80EF1"/>
    <w:rsid w:val="00B82368"/>
    <w:rsid w:val="00B8392E"/>
    <w:rsid w:val="00B91154"/>
    <w:rsid w:val="00B9158C"/>
    <w:rsid w:val="00B95CD0"/>
    <w:rsid w:val="00BA5BAD"/>
    <w:rsid w:val="00BA6666"/>
    <w:rsid w:val="00BB3964"/>
    <w:rsid w:val="00BB7DF4"/>
    <w:rsid w:val="00BC1111"/>
    <w:rsid w:val="00BD28F4"/>
    <w:rsid w:val="00BF47E4"/>
    <w:rsid w:val="00BF4912"/>
    <w:rsid w:val="00C078AB"/>
    <w:rsid w:val="00C1445E"/>
    <w:rsid w:val="00C14C8A"/>
    <w:rsid w:val="00C258B5"/>
    <w:rsid w:val="00C26209"/>
    <w:rsid w:val="00C27BEE"/>
    <w:rsid w:val="00C30146"/>
    <w:rsid w:val="00C377E3"/>
    <w:rsid w:val="00C4014B"/>
    <w:rsid w:val="00C41CB6"/>
    <w:rsid w:val="00C43ED9"/>
    <w:rsid w:val="00C450EA"/>
    <w:rsid w:val="00C4765F"/>
    <w:rsid w:val="00C5234C"/>
    <w:rsid w:val="00C52FD6"/>
    <w:rsid w:val="00C533A7"/>
    <w:rsid w:val="00C53A1E"/>
    <w:rsid w:val="00C53C55"/>
    <w:rsid w:val="00C55CD7"/>
    <w:rsid w:val="00C56203"/>
    <w:rsid w:val="00C61B2F"/>
    <w:rsid w:val="00C628C5"/>
    <w:rsid w:val="00C649BC"/>
    <w:rsid w:val="00C808C7"/>
    <w:rsid w:val="00C8145A"/>
    <w:rsid w:val="00C84E1D"/>
    <w:rsid w:val="00C91261"/>
    <w:rsid w:val="00C922EF"/>
    <w:rsid w:val="00C931A0"/>
    <w:rsid w:val="00CA45EB"/>
    <w:rsid w:val="00CB1B18"/>
    <w:rsid w:val="00CB56D4"/>
    <w:rsid w:val="00CB67FE"/>
    <w:rsid w:val="00CC03AB"/>
    <w:rsid w:val="00CC24A0"/>
    <w:rsid w:val="00CC3F10"/>
    <w:rsid w:val="00CC5182"/>
    <w:rsid w:val="00CD4B01"/>
    <w:rsid w:val="00CE2722"/>
    <w:rsid w:val="00CE3427"/>
    <w:rsid w:val="00CE5811"/>
    <w:rsid w:val="00CE6A5A"/>
    <w:rsid w:val="00CE6C20"/>
    <w:rsid w:val="00CE7FEE"/>
    <w:rsid w:val="00CF4892"/>
    <w:rsid w:val="00CF48FA"/>
    <w:rsid w:val="00CF4971"/>
    <w:rsid w:val="00CF4FA9"/>
    <w:rsid w:val="00CF5FD9"/>
    <w:rsid w:val="00D00285"/>
    <w:rsid w:val="00D00EC3"/>
    <w:rsid w:val="00D01017"/>
    <w:rsid w:val="00D01949"/>
    <w:rsid w:val="00D02DCA"/>
    <w:rsid w:val="00D10B54"/>
    <w:rsid w:val="00D12287"/>
    <w:rsid w:val="00D14622"/>
    <w:rsid w:val="00D14C6F"/>
    <w:rsid w:val="00D15A26"/>
    <w:rsid w:val="00D209CE"/>
    <w:rsid w:val="00D44762"/>
    <w:rsid w:val="00D44B65"/>
    <w:rsid w:val="00D4537C"/>
    <w:rsid w:val="00D462F2"/>
    <w:rsid w:val="00D46BEC"/>
    <w:rsid w:val="00D5256E"/>
    <w:rsid w:val="00D5526B"/>
    <w:rsid w:val="00D56D3F"/>
    <w:rsid w:val="00D56DB1"/>
    <w:rsid w:val="00D575A3"/>
    <w:rsid w:val="00D62D99"/>
    <w:rsid w:val="00D677AC"/>
    <w:rsid w:val="00D70048"/>
    <w:rsid w:val="00D70CF8"/>
    <w:rsid w:val="00D729CC"/>
    <w:rsid w:val="00D743F4"/>
    <w:rsid w:val="00D82E02"/>
    <w:rsid w:val="00D85B33"/>
    <w:rsid w:val="00D87A69"/>
    <w:rsid w:val="00D93188"/>
    <w:rsid w:val="00D94F0E"/>
    <w:rsid w:val="00DA0C5B"/>
    <w:rsid w:val="00DA4229"/>
    <w:rsid w:val="00DA4E43"/>
    <w:rsid w:val="00DB1185"/>
    <w:rsid w:val="00DB1DDB"/>
    <w:rsid w:val="00DB571D"/>
    <w:rsid w:val="00DB67C2"/>
    <w:rsid w:val="00DC2DA5"/>
    <w:rsid w:val="00DC36B3"/>
    <w:rsid w:val="00DC3D8E"/>
    <w:rsid w:val="00DC5BBB"/>
    <w:rsid w:val="00DC674F"/>
    <w:rsid w:val="00DD4063"/>
    <w:rsid w:val="00DD5C52"/>
    <w:rsid w:val="00DD675E"/>
    <w:rsid w:val="00DE1402"/>
    <w:rsid w:val="00DE5D92"/>
    <w:rsid w:val="00DE69BA"/>
    <w:rsid w:val="00DE74CD"/>
    <w:rsid w:val="00DF0EE0"/>
    <w:rsid w:val="00DF4254"/>
    <w:rsid w:val="00DF4410"/>
    <w:rsid w:val="00DF55BC"/>
    <w:rsid w:val="00DF656B"/>
    <w:rsid w:val="00DF72B0"/>
    <w:rsid w:val="00E00424"/>
    <w:rsid w:val="00E00C61"/>
    <w:rsid w:val="00E0218D"/>
    <w:rsid w:val="00E030A4"/>
    <w:rsid w:val="00E0544A"/>
    <w:rsid w:val="00E0544B"/>
    <w:rsid w:val="00E159D2"/>
    <w:rsid w:val="00E162BD"/>
    <w:rsid w:val="00E16FAD"/>
    <w:rsid w:val="00E20ABF"/>
    <w:rsid w:val="00E246D4"/>
    <w:rsid w:val="00E250F1"/>
    <w:rsid w:val="00E26E52"/>
    <w:rsid w:val="00E27018"/>
    <w:rsid w:val="00E33923"/>
    <w:rsid w:val="00E36BF5"/>
    <w:rsid w:val="00E370B6"/>
    <w:rsid w:val="00E43B44"/>
    <w:rsid w:val="00E46CFD"/>
    <w:rsid w:val="00E52418"/>
    <w:rsid w:val="00E528BC"/>
    <w:rsid w:val="00E53D0A"/>
    <w:rsid w:val="00E55E1A"/>
    <w:rsid w:val="00E57914"/>
    <w:rsid w:val="00E60297"/>
    <w:rsid w:val="00E61A01"/>
    <w:rsid w:val="00E61AB4"/>
    <w:rsid w:val="00E62449"/>
    <w:rsid w:val="00E7107F"/>
    <w:rsid w:val="00E713CC"/>
    <w:rsid w:val="00E71CB2"/>
    <w:rsid w:val="00E72604"/>
    <w:rsid w:val="00E73B58"/>
    <w:rsid w:val="00E75AB8"/>
    <w:rsid w:val="00E77C2E"/>
    <w:rsid w:val="00E8030F"/>
    <w:rsid w:val="00E81821"/>
    <w:rsid w:val="00E8661D"/>
    <w:rsid w:val="00E87B2B"/>
    <w:rsid w:val="00E91D42"/>
    <w:rsid w:val="00E951AF"/>
    <w:rsid w:val="00E95EF2"/>
    <w:rsid w:val="00EA5319"/>
    <w:rsid w:val="00EA66B0"/>
    <w:rsid w:val="00EA7B35"/>
    <w:rsid w:val="00EB12FF"/>
    <w:rsid w:val="00EB1FA0"/>
    <w:rsid w:val="00EB2E3C"/>
    <w:rsid w:val="00EB4497"/>
    <w:rsid w:val="00EB693A"/>
    <w:rsid w:val="00EC09B6"/>
    <w:rsid w:val="00EC1073"/>
    <w:rsid w:val="00EC10E6"/>
    <w:rsid w:val="00EC4E8F"/>
    <w:rsid w:val="00ED0AF1"/>
    <w:rsid w:val="00ED14C4"/>
    <w:rsid w:val="00ED4F9A"/>
    <w:rsid w:val="00ED5167"/>
    <w:rsid w:val="00ED58FE"/>
    <w:rsid w:val="00EE0F21"/>
    <w:rsid w:val="00EE42B3"/>
    <w:rsid w:val="00EE55E5"/>
    <w:rsid w:val="00EE68D7"/>
    <w:rsid w:val="00EE7B8A"/>
    <w:rsid w:val="00EF0540"/>
    <w:rsid w:val="00EF1118"/>
    <w:rsid w:val="00EF52B5"/>
    <w:rsid w:val="00EF6699"/>
    <w:rsid w:val="00F00A1D"/>
    <w:rsid w:val="00F02BC7"/>
    <w:rsid w:val="00F03F03"/>
    <w:rsid w:val="00F047B9"/>
    <w:rsid w:val="00F0535A"/>
    <w:rsid w:val="00F11D20"/>
    <w:rsid w:val="00F2321C"/>
    <w:rsid w:val="00F23FB9"/>
    <w:rsid w:val="00F2547D"/>
    <w:rsid w:val="00F26C6B"/>
    <w:rsid w:val="00F3079C"/>
    <w:rsid w:val="00F32228"/>
    <w:rsid w:val="00F36E91"/>
    <w:rsid w:val="00F51E3E"/>
    <w:rsid w:val="00F54705"/>
    <w:rsid w:val="00F57F22"/>
    <w:rsid w:val="00F60DD0"/>
    <w:rsid w:val="00F6181A"/>
    <w:rsid w:val="00F61FE9"/>
    <w:rsid w:val="00F628E8"/>
    <w:rsid w:val="00F70381"/>
    <w:rsid w:val="00F820F0"/>
    <w:rsid w:val="00F86AB4"/>
    <w:rsid w:val="00F906E0"/>
    <w:rsid w:val="00F922C3"/>
    <w:rsid w:val="00F93526"/>
    <w:rsid w:val="00F9457F"/>
    <w:rsid w:val="00F97A79"/>
    <w:rsid w:val="00FA186B"/>
    <w:rsid w:val="00FA42B1"/>
    <w:rsid w:val="00FA7CFD"/>
    <w:rsid w:val="00FB01D9"/>
    <w:rsid w:val="00FB1ADE"/>
    <w:rsid w:val="00FB2012"/>
    <w:rsid w:val="00FB5785"/>
    <w:rsid w:val="00FC0A8B"/>
    <w:rsid w:val="00FC28D6"/>
    <w:rsid w:val="00FC3209"/>
    <w:rsid w:val="00FD40B9"/>
    <w:rsid w:val="00FD4262"/>
    <w:rsid w:val="00FD4305"/>
    <w:rsid w:val="00FE13ED"/>
    <w:rsid w:val="00FE2116"/>
    <w:rsid w:val="00FE4191"/>
    <w:rsid w:val="00FF1716"/>
    <w:rsid w:val="00FF1AFB"/>
    <w:rsid w:val="00FF1E3E"/>
    <w:rsid w:val="00FF3350"/>
    <w:rsid w:val="00FF4E7F"/>
    <w:rsid w:val="00FF5DF2"/>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BDCBBA"/>
  <w15:chartTrackingRefBased/>
  <w15:docId w15:val="{CDB47057-6280-4CF8-A884-8EB1CB926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NZ" w:eastAsia="en-N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52B5"/>
    <w:pPr>
      <w:spacing w:after="160" w:line="259" w:lineRule="auto"/>
    </w:pPr>
    <w:rPr>
      <w:rFonts w:ascii="Calibri" w:eastAsia="Calibri" w:hAnsi="Calibri" w:cs="Calibri"/>
      <w:color w:val="000000"/>
      <w:sz w:val="22"/>
      <w:szCs w:val="22"/>
    </w:rPr>
  </w:style>
  <w:style w:type="paragraph" w:styleId="Heading2">
    <w:name w:val="heading 2"/>
    <w:next w:val="Normal"/>
    <w:link w:val="Heading2Char"/>
    <w:uiPriority w:val="9"/>
    <w:unhideWhenUsed/>
    <w:qFormat/>
    <w:rsid w:val="00EF52B5"/>
    <w:pPr>
      <w:keepNext/>
      <w:keepLines/>
      <w:spacing w:line="259" w:lineRule="auto"/>
      <w:ind w:left="10" w:hanging="10"/>
      <w:outlineLvl w:val="1"/>
    </w:pPr>
    <w:rPr>
      <w:rFonts w:ascii="Arial" w:eastAsia="Arial" w:hAnsi="Arial" w:cs="Arial"/>
      <w:color w:val="0F4761"/>
      <w:sz w:val="3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F52B5"/>
    <w:rPr>
      <w:rFonts w:ascii="Arial" w:eastAsia="Arial" w:hAnsi="Arial" w:cs="Arial"/>
      <w:color w:val="0F4761"/>
      <w:sz w:val="32"/>
      <w:szCs w:val="22"/>
    </w:rPr>
  </w:style>
  <w:style w:type="table" w:customStyle="1" w:styleId="TableGrid">
    <w:name w:val="TableGrid"/>
    <w:rsid w:val="00EF52B5"/>
    <w:rPr>
      <w:rFonts w:asciiTheme="minorHAnsi" w:eastAsiaTheme="minorEastAsia" w:hAnsiTheme="minorHAnsi" w:cstheme="minorBidi"/>
      <w:sz w:val="22"/>
      <w:szCs w:val="22"/>
    </w:rPr>
    <w:tblPr>
      <w:tblCellMar>
        <w:top w:w="0" w:type="dxa"/>
        <w:left w:w="0" w:type="dxa"/>
        <w:bottom w:w="0" w:type="dxa"/>
        <w:right w:w="0" w:type="dxa"/>
      </w:tblCellMar>
    </w:tblPr>
  </w:style>
  <w:style w:type="paragraph" w:styleId="ListParagraph">
    <w:name w:val="List Paragraph"/>
    <w:basedOn w:val="Normal"/>
    <w:uiPriority w:val="34"/>
    <w:qFormat/>
    <w:rsid w:val="00E62449"/>
    <w:pPr>
      <w:ind w:left="720"/>
      <w:contextualSpacing/>
    </w:pPr>
  </w:style>
  <w:style w:type="character" w:styleId="Hyperlink">
    <w:name w:val="Hyperlink"/>
    <w:basedOn w:val="DefaultParagraphFont"/>
    <w:uiPriority w:val="99"/>
    <w:unhideWhenUsed/>
    <w:rsid w:val="0030493A"/>
    <w:rPr>
      <w:color w:val="0000FF"/>
      <w:u w:val="single"/>
    </w:rPr>
  </w:style>
  <w:style w:type="paragraph" w:styleId="Revision">
    <w:name w:val="Revision"/>
    <w:hidden/>
    <w:uiPriority w:val="99"/>
    <w:semiHidden/>
    <w:rsid w:val="0081118D"/>
    <w:rPr>
      <w:rFonts w:ascii="Calibri" w:eastAsia="Calibri" w:hAnsi="Calibri" w:cs="Calibri"/>
      <w:color w:val="000000"/>
      <w:sz w:val="22"/>
      <w:szCs w:val="22"/>
    </w:rPr>
  </w:style>
  <w:style w:type="paragraph" w:styleId="BalloonText">
    <w:name w:val="Balloon Text"/>
    <w:basedOn w:val="Normal"/>
    <w:link w:val="BalloonTextChar"/>
    <w:uiPriority w:val="99"/>
    <w:semiHidden/>
    <w:unhideWhenUsed/>
    <w:rsid w:val="0056641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66415"/>
    <w:rPr>
      <w:rFonts w:ascii="Segoe UI" w:eastAsia="Calibri" w:hAnsi="Segoe UI" w:cs="Segoe UI"/>
      <w:color w:val="000000"/>
      <w:sz w:val="18"/>
      <w:szCs w:val="18"/>
    </w:rPr>
  </w:style>
  <w:style w:type="character" w:styleId="FollowedHyperlink">
    <w:name w:val="FollowedHyperlink"/>
    <w:basedOn w:val="DefaultParagraphFont"/>
    <w:uiPriority w:val="99"/>
    <w:semiHidden/>
    <w:unhideWhenUsed/>
    <w:rsid w:val="00566415"/>
    <w:rPr>
      <w:color w:val="800080" w:themeColor="followedHyperlink"/>
      <w:u w:val="single"/>
    </w:rPr>
  </w:style>
  <w:style w:type="character" w:styleId="CommentReference">
    <w:name w:val="annotation reference"/>
    <w:basedOn w:val="DefaultParagraphFont"/>
    <w:uiPriority w:val="99"/>
    <w:semiHidden/>
    <w:unhideWhenUsed/>
    <w:rsid w:val="003E2CA6"/>
    <w:rPr>
      <w:sz w:val="16"/>
      <w:szCs w:val="16"/>
    </w:rPr>
  </w:style>
  <w:style w:type="paragraph" w:styleId="CommentText">
    <w:name w:val="annotation text"/>
    <w:basedOn w:val="Normal"/>
    <w:link w:val="CommentTextChar"/>
    <w:uiPriority w:val="99"/>
    <w:unhideWhenUsed/>
    <w:rsid w:val="003E2CA6"/>
    <w:pPr>
      <w:spacing w:line="240" w:lineRule="auto"/>
    </w:pPr>
    <w:rPr>
      <w:sz w:val="20"/>
      <w:szCs w:val="20"/>
    </w:rPr>
  </w:style>
  <w:style w:type="character" w:customStyle="1" w:styleId="CommentTextChar">
    <w:name w:val="Comment Text Char"/>
    <w:basedOn w:val="DefaultParagraphFont"/>
    <w:link w:val="CommentText"/>
    <w:uiPriority w:val="99"/>
    <w:rsid w:val="003E2CA6"/>
    <w:rPr>
      <w:rFonts w:ascii="Calibri" w:eastAsia="Calibri" w:hAnsi="Calibri" w:cs="Calibri"/>
      <w:color w:val="000000"/>
    </w:rPr>
  </w:style>
  <w:style w:type="paragraph" w:styleId="CommentSubject">
    <w:name w:val="annotation subject"/>
    <w:basedOn w:val="CommentText"/>
    <w:next w:val="CommentText"/>
    <w:link w:val="CommentSubjectChar"/>
    <w:uiPriority w:val="99"/>
    <w:semiHidden/>
    <w:unhideWhenUsed/>
    <w:rsid w:val="003E2CA6"/>
    <w:rPr>
      <w:b/>
      <w:bCs/>
    </w:rPr>
  </w:style>
  <w:style w:type="character" w:customStyle="1" w:styleId="CommentSubjectChar">
    <w:name w:val="Comment Subject Char"/>
    <w:basedOn w:val="CommentTextChar"/>
    <w:link w:val="CommentSubject"/>
    <w:uiPriority w:val="99"/>
    <w:semiHidden/>
    <w:rsid w:val="003E2CA6"/>
    <w:rPr>
      <w:rFonts w:ascii="Calibri" w:eastAsia="Calibri" w:hAnsi="Calibri" w:cs="Calibri"/>
      <w:b/>
      <w:bCs/>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1/relationships/commentsExtended" Target="commentsExtended.xml"/><Relationship Id="rId5" Type="http://schemas.openxmlformats.org/officeDocument/2006/relationships/numbering" Target="numbering.xml"/><Relationship Id="rId15" Type="http://schemas.openxmlformats.org/officeDocument/2006/relationships/hyperlink" Target="https://www.nice.org.uk/guidance/ng" TargetMode="External"/><Relationship Id="rId10" Type="http://schemas.openxmlformats.org/officeDocument/2006/relationships/comments" Target="comments.xml"/><Relationship Id="rId4" Type="http://schemas.openxmlformats.org/officeDocument/2006/relationships/customXml" Target="../customXml/item4.xml"/><Relationship Id="rId9" Type="http://schemas.openxmlformats.org/officeDocument/2006/relationships/hyperlink" Target="https://www.healthnz.govt.nz/health-professionals/guidance-standards/topic/conditions/cancer/cancer-investigations/lower-bowel-investigations-for-patients-symptoms" TargetMode="External"/><Relationship Id="rId14" Type="http://schemas.openxmlformats.org/officeDocument/2006/relationships/hyperlink" Target="https://www.healthnz.govt.nz/health-professionals/guidance-standards/topic/conditions/cancer/cancer-investigations/lower-bowel-investigations-for-patients-sympto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Document" ma:contentTypeID="0x01010049204FD515EA664BAF6EE52EF5DCAC80" ma:contentTypeVersion="31" ma:contentTypeDescription="Create a new document." ma:contentTypeScope="" ma:versionID="9dd054218c5d75ea1ee8757fce4eaa9a">
  <xsd:schema xmlns:xsd="http://www.w3.org/2001/XMLSchema" xmlns:xs="http://www.w3.org/2001/XMLSchema" xmlns:p="http://schemas.microsoft.com/office/2006/metadata/properties" xmlns:ns2="1648de66-f3f9-4d4b-aae7-60266db04554" xmlns:ns3="7c3935ea-b804-4422-a480-ea607dd1238f" xmlns:ns4="9253c88c-d550-4ff1-afdc-d5dc691f60b0" targetNamespace="http://schemas.microsoft.com/office/2006/metadata/properties" ma:root="true" ma:fieldsID="61114415add606110e58cdadca01ed70" ns2:_="" ns3:_="" ns4:_="">
    <xsd:import namespace="1648de66-f3f9-4d4b-aae7-60266db04554"/>
    <xsd:import namespace="7c3935ea-b804-4422-a480-ea607dd1238f"/>
    <xsd:import namespace="9253c88c-d550-4ff1-afdc-d5dc691f60b0"/>
    <xsd:element name="properties">
      <xsd:complexType>
        <xsd:sequence>
          <xsd:element name="documentManagement">
            <xsd:complexType>
              <xsd:all>
                <xsd:element ref="ns2:_dlc_DocId" minOccurs="0"/>
                <xsd:element ref="ns2:_dlc_DocIdUrl" minOccurs="0"/>
                <xsd:element ref="ns2:_dlc_DocIdPersistId" minOccurs="0"/>
                <xsd:element ref="ns4:ka9b207035bc48f2a4f6a2bfed7195b7"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3:MediaServiceOCR" minOccurs="0"/>
                <xsd:element ref="ns2:SharedWithUsers" minOccurs="0"/>
                <xsd:element ref="ns2:SharedWithDetails" minOccurs="0"/>
                <xsd:element ref="ns3:MediaServiceLocation" minOccurs="0"/>
                <xsd:element ref="ns3:MediaServiceBillingMetadata" minOccurs="0"/>
                <xsd:element ref="ns3:_Flow_SignoffStatus" minOccurs="0"/>
                <xsd:element ref="ns3:Request_x0020_date" minOccurs="0"/>
                <xsd:element ref="ns3:Referring_x0020_hospital_x0020_" minOccurs="0"/>
                <xsd:element ref="ns3:Receiving_x0020_hospital_x0020_" minOccurs="0"/>
                <xsd:element ref="ns3:Patient_x0020_full_x0020_name" minOccurs="0"/>
                <xsd:element ref="ns3:Patient_x0020_NHI_x0020_" minOccurs="0"/>
                <xsd:element ref="ns3:Patient_x0020_Date_x0020_of_x0020_Birth_x0020_" minOccurs="0"/>
                <xsd:element ref="ns3:Your_x0020_email_x0020_address_x0020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48de66-f3f9-4d4b-aae7-60266db0455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2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c3935ea-b804-4422-a480-ea607dd1238f" elementFormDefault="qualified">
    <xsd:import namespace="http://schemas.microsoft.com/office/2006/documentManagement/types"/>
    <xsd:import namespace="http://schemas.microsoft.com/office/infopath/2007/PartnerControls"/>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bf29b3f-1e51-457b-ae0c-362182e58074"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MediaServiceLocation" ma:index="26" nillable="true" ma:displayName="Location" ma:indexed="true" ma:internalName="MediaServiceLocation" ma:readOnly="true">
      <xsd:simpleType>
        <xsd:restriction base="dms:Text"/>
      </xsd:simpleType>
    </xsd:element>
    <xsd:element name="MediaServiceBillingMetadata" ma:index="27" nillable="true" ma:displayName="MediaServiceBillingMetadata" ma:hidden="true" ma:internalName="MediaServiceBillingMetadata" ma:readOnly="true">
      <xsd:simpleType>
        <xsd:restriction base="dms:Note"/>
      </xsd:simpleType>
    </xsd:element>
    <xsd:element name="_Flow_SignoffStatus" ma:index="28" nillable="true" ma:displayName="Sign-off status" ma:internalName="_x0024_Resources_x003a_core_x002c_Signoff_Status">
      <xsd:simpleType>
        <xsd:restriction base="dms:Text"/>
      </xsd:simpleType>
    </xsd:element>
    <xsd:element name="Request_x0020_date" ma:index="29" nillable="true" ma:displayName="Request date" ma:format="DateOnly" ma:internalName="Request_x0020_date" ma:readOnly="false">
      <xsd:simpleType>
        <xsd:restriction base="dms:DateTime"/>
      </xsd:simpleType>
    </xsd:element>
    <xsd:element name="Referring_x0020_hospital_x0020_" ma:index="30" nillable="true" ma:displayName="Referring hospital " ma:internalName="Referring_x0020_hospital_x0020_" ma:readOnly="false">
      <xsd:simpleType>
        <xsd:restriction base="dms:Text"/>
      </xsd:simpleType>
    </xsd:element>
    <xsd:element name="Receiving_x0020_hospital_x0020_" ma:index="31" nillable="true" ma:displayName="Receiving hospital " ma:internalName="Receiving_x0020_hospital_x0020_" ma:readOnly="false">
      <xsd:simpleType>
        <xsd:restriction base="dms:Text"/>
      </xsd:simpleType>
    </xsd:element>
    <xsd:element name="Patient_x0020_full_x0020_name" ma:index="32" nillable="true" ma:displayName="Patient full name" ma:internalName="Patient_x0020_full_x0020_name" ma:readOnly="false">
      <xsd:simpleType>
        <xsd:restriction base="dms:Text">
          <xsd:maxLength value="255"/>
        </xsd:restriction>
      </xsd:simpleType>
    </xsd:element>
    <xsd:element name="Patient_x0020_NHI_x0020_" ma:index="33" nillable="true" ma:displayName="Patient NHI " ma:internalName="Patient_x0020_NHI_x0020_" ma:readOnly="false">
      <xsd:simpleType>
        <xsd:restriction base="dms:Text">
          <xsd:maxLength value="255"/>
        </xsd:restriction>
      </xsd:simpleType>
    </xsd:element>
    <xsd:element name="Patient_x0020_Date_x0020_of_x0020_Birth_x0020_" ma:index="34" nillable="true" ma:displayName="Patient Date of Birth " ma:format="DateOnly" ma:internalName="Patient_x0020_Date_x0020_of_x0020_Birth_x0020_" ma:readOnly="false">
      <xsd:simpleType>
        <xsd:restriction base="dms:DateTime"/>
      </xsd:simpleType>
    </xsd:element>
    <xsd:element name="Your_x0020_email_x0020_address_x0020_" ma:index="35" nillable="true" ma:displayName="Your email address " ma:internalName="Your_x0020_email_x0020_address_x0020_"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253c88c-d550-4ff1-afdc-d5dc691f60b0" elementFormDefault="qualified">
    <xsd:import namespace="http://schemas.microsoft.com/office/2006/documentManagement/types"/>
    <xsd:import namespace="http://schemas.microsoft.com/office/infopath/2007/PartnerControls"/>
    <xsd:element name="ka9b207035bc48f2a4f6a2bfed7195b7" ma:index="12" nillable="true" ma:displayName="Business Function_0" ma:hidden="true" ma:internalName="ka9b207035bc48f2a4f6a2bfed7195b7">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ring_x0020_hospital_x0020_ xmlns="7c3935ea-b804-4422-a480-ea607dd1238f" xsi:nil="true"/>
    <_Flow_SignoffStatus xmlns="7c3935ea-b804-4422-a480-ea607dd1238f" xsi:nil="true"/>
    <ka9b207035bc48f2a4f6a2bfed7195b7 xmlns="9253c88c-d550-4ff1-afdc-d5dc691f60b0" xsi:nil="true"/>
    <lcf76f155ced4ddcb4097134ff3c332f xmlns="7c3935ea-b804-4422-a480-ea607dd1238f">
      <Terms xmlns="http://schemas.microsoft.com/office/infopath/2007/PartnerControls"/>
    </lcf76f155ced4ddcb4097134ff3c332f>
    <Request_x0020_date xmlns="7c3935ea-b804-4422-a480-ea607dd1238f" xsi:nil="true"/>
    <Patient_x0020_NHI_x0020_ xmlns="7c3935ea-b804-4422-a480-ea607dd1238f" xsi:nil="true"/>
    <Receiving_x0020_hospital_x0020_ xmlns="7c3935ea-b804-4422-a480-ea607dd1238f" xsi:nil="true"/>
    <Your_x0020_email_x0020_address_x0020_ xmlns="7c3935ea-b804-4422-a480-ea607dd1238f" xsi:nil="true"/>
    <Patient_x0020_full_x0020_name xmlns="7c3935ea-b804-4422-a480-ea607dd1238f" xsi:nil="true"/>
    <Patient_x0020_Date_x0020_of_x0020_Birth_x0020_ xmlns="7c3935ea-b804-4422-a480-ea607dd1238f" xsi:nil="true"/>
    <_dlc_DocId xmlns="1648de66-f3f9-4d4b-aae7-60266db04554">1000205-1572720606-213092</_dlc_DocId>
    <_dlc_DocIdUrl xmlns="1648de66-f3f9-4d4b-aae7-60266db04554">
      <Url>https://hauoraaotearoa.sharepoint.com/sites/1000205/_layouts/15/DocIdRedir.aspx?ID=1000205-1572720606-213092</Url>
      <Description>1000205-1572720606-213092</Description>
    </_dlc_DocIdUrl>
  </documentManagement>
</p:properties>
</file>

<file path=customXml/itemProps1.xml><?xml version="1.0" encoding="utf-8"?>
<ds:datastoreItem xmlns:ds="http://schemas.openxmlformats.org/officeDocument/2006/customXml" ds:itemID="{1711E967-BC7F-494D-AA52-CB25D341AFAA}">
  <ds:schemaRefs>
    <ds:schemaRef ds:uri="http://schemas.microsoft.com/sharepoint/events"/>
  </ds:schemaRefs>
</ds:datastoreItem>
</file>

<file path=customXml/itemProps2.xml><?xml version="1.0" encoding="utf-8"?>
<ds:datastoreItem xmlns:ds="http://schemas.openxmlformats.org/officeDocument/2006/customXml" ds:itemID="{B9206B5C-6D6F-4DDA-A7CE-8F490755D3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48de66-f3f9-4d4b-aae7-60266db04554"/>
    <ds:schemaRef ds:uri="7c3935ea-b804-4422-a480-ea607dd1238f"/>
    <ds:schemaRef ds:uri="9253c88c-d550-4ff1-afdc-d5dc691f60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359CA9F-F922-4878-9D45-F661CEB57E55}">
  <ds:schemaRefs>
    <ds:schemaRef ds:uri="http://schemas.microsoft.com/sharepoint/v3/contenttype/forms"/>
  </ds:schemaRefs>
</ds:datastoreItem>
</file>

<file path=customXml/itemProps4.xml><?xml version="1.0" encoding="utf-8"?>
<ds:datastoreItem xmlns:ds="http://schemas.openxmlformats.org/officeDocument/2006/customXml" ds:itemID="{954F4799-4BAC-46EB-9EF0-DAEF5D04BD49}">
  <ds:schemaRefs>
    <ds:schemaRef ds:uri="http://schemas.microsoft.com/office/2006/metadata/properties"/>
    <ds:schemaRef ds:uri="http://schemas.microsoft.com/office/infopath/2007/PartnerControls"/>
    <ds:schemaRef ds:uri="7c3935ea-b804-4422-a480-ea607dd1238f"/>
    <ds:schemaRef ds:uri="9253c88c-d550-4ff1-afdc-d5dc691f60b0"/>
    <ds:schemaRef ds:uri="1648de66-f3f9-4d4b-aae7-60266db04554"/>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4</Pages>
  <Words>801</Words>
  <Characters>5219</Characters>
  <Application>Microsoft Office Word</Application>
  <DocSecurity>0</DocSecurity>
  <Lines>193</Lines>
  <Paragraphs>70</Paragraphs>
  <ScaleCrop>false</ScaleCrop>
  <HeadingPairs>
    <vt:vector size="2" baseType="variant">
      <vt:variant>
        <vt:lpstr>Title</vt:lpstr>
      </vt:variant>
      <vt:variant>
        <vt:i4>1</vt:i4>
      </vt:variant>
    </vt:vector>
  </HeadingPairs>
  <TitlesOfParts>
    <vt:vector size="1" baseType="lpstr">
      <vt:lpstr/>
    </vt:vector>
  </TitlesOfParts>
  <Company>3DHB ICT Department</Company>
  <LinksUpToDate>false</LinksUpToDate>
  <CharactersWithSpaces>5950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Entwisle  [CCDHB]</dc:creator>
  <cp:keywords/>
  <dc:description/>
  <cp:lastModifiedBy>Alex Viner</cp:lastModifiedBy>
  <cp:revision>10</cp:revision>
  <dcterms:created xsi:type="dcterms:W3CDTF">2026-08-26T22:38:00Z</dcterms:created>
  <dcterms:modified xsi:type="dcterms:W3CDTF">2026-08-26T22:59:00Z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0x01010049204FD515EA664BAF6EE52EF5DCAC80</vt:lpwstr>
  </property>
  <property fmtid="{D5CDD505-2E9C-101B-9397-08002B2CF9AE}" pid="3" name="ka9b207035bc48f2a4f6a2bfed7195b70">
    <vt:lpwstr>Commissioning|15b5b4c6-5772-46c7-92cb-dbba43ced6f6</vt:lpwstr>
  </property>
  <property fmtid="{D5CDD505-2E9C-101B-9397-08002B2CF9AE}" pid="4" name="TaxCatchAll">
    <vt:lpwstr>2;#Draft|4dbd6f0d-7021-43d2-a391-03666245495e;#3;#Commissioning|15b5b4c6-5772-46c7-92cb-dbba43ced6f6</vt:lpwstr>
  </property>
  <property fmtid="{D5CDD505-2E9C-101B-9397-08002B2CF9AE}" pid="5" name="mb22360ee3e3407ca28e907eb3b7ca6b0">
    <vt:lpwstr>Draft|4dbd6f0d-7021-43d2-a391-03666245495e</vt:lpwstr>
  </property>
  <property fmtid="{D5CDD505-2E9C-101B-9397-08002B2CF9AE}" pid="6" name="BusinessFunction">
    <vt:lpwstr>3;#Commissioning|15b5b4c6-5772-46c7-92cb-dbba43ced6f6</vt:lpwstr>
  </property>
  <property fmtid="{D5CDD505-2E9C-101B-9397-08002B2CF9AE}" pid="7" name="p777f0da518742b188a1f7fd5ee918100">
    <vt:lpwstr/>
  </property>
  <property fmtid="{D5CDD505-2E9C-101B-9397-08002B2CF9AE}" pid="8" name="b129038a2c8d4de88edfb48f2f360037">
    <vt:lpwstr/>
  </property>
  <property fmtid="{D5CDD505-2E9C-101B-9397-08002B2CF9AE}" pid="9" name="MediaServiceImageTags">
    <vt:lpwstr/>
  </property>
  <property fmtid="{D5CDD505-2E9C-101B-9397-08002B2CF9AE}" pid="10" name="Life_x0020_Course">
    <vt:lpwstr/>
  </property>
  <property fmtid="{D5CDD505-2E9C-101B-9397-08002B2CF9AE}" pid="11" name="HNZStatus">
    <vt:lpwstr>2;#Draft|4dbd6f0d-7021-43d2-a391-03666245495e</vt:lpwstr>
  </property>
  <property fmtid="{D5CDD505-2E9C-101B-9397-08002B2CF9AE}" pid="12" name="k9ee5ef6bc1b44e9b6cac8d49fc01329">
    <vt:lpwstr/>
  </property>
  <property fmtid="{D5CDD505-2E9C-101B-9397-08002B2CF9AE}" pid="13" name="p7110e5651294189b89368865130750f0">
    <vt:lpwstr/>
  </property>
  <property fmtid="{D5CDD505-2E9C-101B-9397-08002B2CF9AE}" pid="14" name="Work_x0020_Programme">
    <vt:lpwstr/>
  </property>
  <property fmtid="{D5CDD505-2E9C-101B-9397-08002B2CF9AE}" pid="15" name="HNZLocalArea">
    <vt:lpwstr/>
  </property>
  <property fmtid="{D5CDD505-2E9C-101B-9397-08002B2CF9AE}" pid="16" name="HNZWorkProgramme">
    <vt:lpwstr/>
  </property>
  <property fmtid="{D5CDD505-2E9C-101B-9397-08002B2CF9AE}" pid="17" name="HNZLifeCourse">
    <vt:lpwstr/>
  </property>
  <property fmtid="{D5CDD505-2E9C-101B-9397-08002B2CF9AE}" pid="18" name="f3e7f0a218d8438586e2a8545792c0ef">
    <vt:lpwstr/>
  </property>
  <property fmtid="{D5CDD505-2E9C-101B-9397-08002B2CF9AE}" pid="19" name="HNZRegion">
    <vt:lpwstr/>
  </property>
  <property fmtid="{D5CDD505-2E9C-101B-9397-08002B2CF9AE}" pid="20" name="n7550351343a46f2a8525b73f60545f8">
    <vt:lpwstr/>
  </property>
  <property fmtid="{D5CDD505-2E9C-101B-9397-08002B2CF9AE}" pid="21" name="HNZTopic">
    <vt:lpwstr/>
  </property>
  <property fmtid="{D5CDD505-2E9C-101B-9397-08002B2CF9AE}" pid="22" name="ld9a3a592f8646249650a4bef9865698">
    <vt:lpwstr/>
  </property>
  <property fmtid="{D5CDD505-2E9C-101B-9397-08002B2CF9AE}" pid="23" name="Work Programme">
    <vt:lpwstr/>
  </property>
  <property fmtid="{D5CDD505-2E9C-101B-9397-08002B2CF9AE}" pid="24" name="Life Course">
    <vt:lpwstr/>
  </property>
  <property fmtid="{D5CDD505-2E9C-101B-9397-08002B2CF9AE}" pid="25" name="_dlc_DocIdItemGuid">
    <vt:lpwstr>da6511de-3f32-4848-b6fe-c688dcb80bf6</vt:lpwstr>
  </property>
</Properties>
</file>